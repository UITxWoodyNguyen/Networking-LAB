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474298143"/>
        <w:tag w:val="goog_rdk_9"/>
      </w:sdtPr>
      <w:sdtContent>
        <w:p w:rsidR="00000000" w:rsidDel="00000000" w:rsidP="00000000" w:rsidRDefault="00000000" w:rsidRPr="00000000" w14:paraId="00000001">
          <w:pPr>
            <w:rPr>
              <w:ins w:author="Bảo Phúc" w:id="4" w:date="2024-10-14T04:49:46Z"/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536409586"/>
              <w:tag w:val="goog_rdk_2"/>
            </w:sdtPr>
            <w:sdtContent>
              <w:ins w:author="Nguyễn Anh Kiệt" w:id="2" w:date="2025-04-23T17:56:21Z">
                <w:sdt>
                  <w:sdtPr>
                    <w:id w:val="120732072"/>
                    <w:tag w:val="goog_rdk_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469657808"/>
                  <w:tag w:val="goog_rdk_4"/>
                </w:sdtPr>
                <w:sdtContent>
                  <w:ins w:author="Nguyễn Anh Kiệt" w:id="2" w:date="2025-04-23T17:56:2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c </w:delText>
                      </w:r>
                    </w:del>
                  </w:ins>
                </w:sdtContent>
              </w:sdt>
              <w:ins w:author="Nguyễn Anh Kiệt" w:id="2" w:date="2025-04-23T17:56:21Z">
                <w:del w:author="Nguyễn Anh Kiệt" w:id="2" w:date="2025-04-23T17:56:21Z"/>
              </w:ins>
            </w:sdtContent>
          </w:sdt>
          <w:sdt>
            <w:sdtPr>
              <w:id w:val="1780369334"/>
              <w:tag w:val="goog_rdk_5"/>
            </w:sdtPr>
            <w:sdtContent>
              <w:del w:author="Nguyễn Anh Kiệt" w:id="2" w:date="2025-04-23T17:56:21Z"/>
            </w:sdtContent>
          </w:sdt>
          <w:sdt>
            <w:sdtPr>
              <w:id w:val="-752264113"/>
              <w:tag w:val="goog_rdk_6"/>
            </w:sdtPr>
            <w:sdtContent>
              <w:ins w:author="Bảo Phúc" w:id="4" w:date="2024-10-14T04:49:46Z">
                <w:sdt>
                  <w:sdtPr>
                    <w:id w:val="1143315520"/>
                    <w:tag w:val="goog_rdk_7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722171064"/>
                  <w:tag w:val="goog_rdk_8"/>
                </w:sdtPr>
                <w:sdtContent>
                  <w:ins w:author="Bảo Phúc" w:id="4" w:date="2024-10-14T04:49:46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a</w:delText>
                      </w:r>
                    </w:del>
                  </w:ins>
                </w:sdtContent>
              </w:sdt>
              <w:ins w:author="Bảo Phúc" w:id="4" w:date="2024-10-14T04:49:46Z">
                <w:del w:author="Nguyễn Anh Kiệt" w:id="2" w:date="2025-04-23T17:56:21Z"/>
              </w:ins>
            </w:sdtContent>
          </w:sdt>
        </w:p>
      </w:sdtContent>
    </w:sdt>
    <w:sdt>
      <w:sdtPr>
        <w:id w:val="-193558654"/>
        <w:tag w:val="goog_rdk_16"/>
      </w:sdtPr>
      <w:sdtContent>
        <w:p w:rsidR="00000000" w:rsidDel="00000000" w:rsidP="00000000" w:rsidRDefault="00000000" w:rsidRPr="00000000" w14:paraId="00000002">
          <w:pPr>
            <w:rPr>
              <w:ins w:author="Minh Vũ" w:id="5" w:date="2023-11-03T04:16:44Z"/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</w:pPr>
            </w:pPrChange>
          </w:pPr>
          <w:sdt>
            <w:sdtPr>
              <w:id w:val="-2077367434"/>
              <w:tag w:val="goog_rdk_13"/>
            </w:sdtPr>
            <w:sdtContent>
              <w:ins w:author="Minh Vũ" w:id="5" w:date="2023-11-03T04:16:44Z">
                <w:sdt>
                  <w:sdtPr>
                    <w:id w:val="515460287"/>
                    <w:tag w:val="goog_rdk_14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460575878"/>
                  <w:tag w:val="goog_rdk_15"/>
                </w:sdtPr>
                <w:sdtContent>
                  <w:ins w:author="Minh Vũ" w:id="5" w:date="2023-11-03T04:16:4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Minh Vũ" w:id="5" w:date="2023-11-03T04:16:44Z">
                <w:del w:author="Nguyễn Anh Kiệt" w:id="2" w:date="2025-04-23T17:56:21Z"/>
              </w:ins>
            </w:sdtContent>
          </w:sdt>
        </w:p>
      </w:sdtContent>
    </w:sdt>
    <w:sdt>
      <w:sdtPr>
        <w:id w:val="1327214485"/>
        <w:tag w:val="goog_rdk_29"/>
      </w:sdtPr>
      <w:sdtContent>
        <w:p w:rsidR="00000000" w:rsidDel="00000000" w:rsidP="00000000" w:rsidRDefault="00000000" w:rsidRPr="00000000" w14:paraId="00000003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</w:pPr>
            </w:pPrChange>
          </w:pPr>
          <w:sdt>
            <w:sdtPr>
              <w:id w:val="-699454668"/>
              <w:tag w:val="goog_rdk_20"/>
            </w:sdtPr>
            <w:sdtContent>
              <w:ins w:author="Tân Nguyễn Nhật" w:id="7" w:date="2023-11-02T09:18:45Z">
                <w:sdt>
                  <w:sdtPr>
                    <w:id w:val="-1860741141"/>
                    <w:tag w:val="goog_rdk_2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044363587"/>
                  <w:tag w:val="goog_rdk_22"/>
                </w:sdtPr>
                <w:sdtContent>
                  <w:ins w:author="Tân Nguyễn Nhật" w:id="7" w:date="2023-11-02T09:18:4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S</w:delText>
                      </w:r>
                    </w:del>
                  </w:ins>
                </w:sdtContent>
              </w:sdt>
              <w:ins w:author="Tân Nguyễn Nhật" w:id="7" w:date="2023-11-02T09:18:45Z">
                <w:del w:author="Nguyễn Anh Kiệt" w:id="2" w:date="2025-04-23T17:56:21Z"/>
              </w:ins>
            </w:sdtContent>
          </w:sdt>
          <w:sdt>
            <w:sdtPr>
              <w:id w:val="37970653"/>
              <w:tag w:val="goog_rdk_23"/>
            </w:sdtPr>
            <w:sdtContent>
              <w:del w:author="Nguyễn Anh Kiệt" w:id="2" w:date="2025-04-23T17:56:21Z"/>
            </w:sdtContent>
          </w:sdt>
          <w:sdt>
            <w:sdtPr>
              <w:id w:val="-1688278396"/>
              <w:tag w:val="goog_rdk_24"/>
            </w:sdtPr>
            <w:sdtContent>
              <w:ins w:author="THPT KÌ THI" w:id="8" w:date="2023-10-24T07:49:54Z">
                <w:sdt>
                  <w:sdtPr>
                    <w:id w:val="-814069555"/>
                    <w:tag w:val="goog_rdk_25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2090819459"/>
                  <w:tag w:val="goog_rdk_26"/>
                </w:sdtPr>
                <w:sdtContent>
                  <w:ins w:author="THPT KÌ THI" w:id="8" w:date="2023-10-24T07:49:5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THPT KÌ THI" w:id="8" w:date="2023-10-24T07:49:54Z">
                <w:del w:author="Nguyễn Anh Kiệt" w:id="2" w:date="2025-04-23T17:56:21Z"/>
              </w:ins>
            </w:sdtContent>
          </w:sdt>
          <w:sdt>
            <w:sdtPr>
              <w:id w:val="2057645259"/>
              <w:tag w:val="goog_rdk_27"/>
            </w:sdtPr>
            <w:sdtContent>
              <w:del w:author="Nguyễn Anh Kiệt" w:id="2" w:date="2025-04-23T17:56:21Z"/>
              <w:sdt>
                <w:sdtPr>
                  <w:id w:val="1524645954"/>
                  <w:tag w:val="goog_rdk_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tbl>
      <w:tblPr>
        <w:tblStyle w:val="Table1"/>
        <w:tblW w:w="10863.0" w:type="dxa"/>
        <w:jc w:val="left"/>
        <w:tblLayout w:type="fixed"/>
        <w:tblLook w:val="0400"/>
      </w:tblPr>
      <w:tblGrid>
        <w:gridCol w:w="6250"/>
        <w:gridCol w:w="4613"/>
        <w:tblGridChange w:id="0">
          <w:tblGrid>
            <w:gridCol w:w="6250"/>
            <w:gridCol w:w="4613"/>
          </w:tblGrid>
        </w:tblGridChange>
      </w:tblGrid>
      <w:sdt>
        <w:sdtPr>
          <w:id w:val="-294941929"/>
          <w:tag w:val="goog_rdk_30"/>
        </w:sdtPr>
        <w:sdtContent>
          <w:tr>
            <w:trPr>
              <w:cantSplit w:val="0"/>
              <w:trHeight w:val="2979.2812499999995" w:hRule="atLeast"/>
              <w:tblHeader w:val="0"/>
              <w:del w:author="Nguyễn Anh Kiệt" w:id="2" w:date="2025-04-23T17:56:21Z"/>
              <w:trPrChange w:author="Anh Nguyễn Khánh Tuấn" w:id="9" w:date="2023-11-03T03:27:17Z">
                <w:trPr>
                  <w:cantSplit w:val="0"/>
                  <w:trHeight w:val="1259" w:hRule="atLeast"/>
                  <w:tblHeader w:val="0"/>
                </w:trPr>
              </w:trPrChange>
            </w:trPr>
            <w:tc>
              <w:tcPr>
                <w:tcPrChange w:author="Anh Nguyễn Khánh Tuấn" w:id="9" w:date="2023-11-03T03:27:17Z">
                  <w:tcPr/>
                </w:tcPrChange>
              </w:tcPr>
              <w:sdt>
                <w:sdtPr>
                  <w:id w:val="-1170987721"/>
                  <w:tag w:val="goog_rdk_33"/>
                </w:sdtPr>
                <w:sdtContent>
                  <w:p w:rsidR="00000000" w:rsidDel="00000000" w:rsidP="00000000" w:rsidRDefault="00000000" w:rsidRPr="00000000" w14:paraId="00000004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right"/>
                        </w:pPr>
                      </w:pPrChange>
                    </w:pPr>
                    <w:sdt>
                      <w:sdtPr>
                        <w:id w:val="1666671348"/>
                        <w:tag w:val="goog_rdk_31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925277654"/>
                            <w:tag w:val="goog_rdk_32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Phát Triển Đề Thi Giữa Kỳ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381435259"/>
                  <w:tag w:val="goog_rdk_38"/>
                </w:sdtPr>
                <w:sdtContent>
                  <w:p w:rsidR="00000000" w:rsidDel="00000000" w:rsidP="00000000" w:rsidRDefault="00000000" w:rsidRPr="00000000" w14:paraId="00000005">
                    <w:pPr>
                      <w:numPr>
                        <w:ilvl w:val="0"/>
                        <w:numId w:val="2"/>
                      </w:num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ind w:left="720" w:hanging="360"/>
                      <w:jc w:val="right"/>
                      <w:rPr>
                        <w:del w:author="Nguyễn Anh Kiệt" w:id="2" w:date="2025-04-23T17:56:21Z"/>
                        <w:rFonts w:ascii="Times New Roman" w:cs="Times New Roman" w:eastAsia="Times New Roman" w:hAnsi="Times New Roman"/>
                        <w:b w:val="1"/>
                        <w:sz w:val="22"/>
                        <w:szCs w:val="22"/>
                        <w:u w:val="none"/>
                        <w:rPrChange w:author="Thảo Uyên" w:id="10" w:date="2025-11-02T07:19:40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Thảo Uyên" w:id="0" w:date="2025-11-02T07:19:40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right"/>
                        </w:pPr>
                      </w:pPrChange>
                    </w:pPr>
                    <w:sdt>
                      <w:sdtPr>
                        <w:id w:val="-424309689"/>
                        <w:tag w:val="goog_rdk_34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334807021"/>
                            <w:tag w:val="goog_rdk_35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Nhập Môn Mạng </w:delText>
                              </w:r>
                            </w:del>
                          </w:sdtContent>
                        </w:sdt>
                        <w:del w:author="Nguyễn Anh Kiệt" w:id="2" w:date="2025-04-23T17:56:21Z">
                          <w:sdt>
                            <w:sdtPr>
                              <w:id w:val="-639603539"/>
                              <w:tag w:val="goog_rdk_36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Máy </w:delText>
                              </w:r>
                            </w:sdtContent>
                          </w:sdt>
                          <w:sdt>
                            <w:sdtPr>
                              <w:id w:val="-359096258"/>
                              <w:tag w:val="goog_rdk_3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Tính</w:delText>
                              </w:r>
                            </w:sdtContent>
                          </w:sdt>
                        </w:del>
                      </w:sdtContent>
                    </w:sdt>
                  </w:p>
                </w:sdtContent>
              </w:sdt>
              <w:sdt>
                <w:sdtPr>
                  <w:id w:val="1067797059"/>
                  <w:tag w:val="goog_rdk_41"/>
                </w:sdtPr>
                <w:sdtContent>
                  <w:p w:rsidR="00000000" w:rsidDel="00000000" w:rsidP="00000000" w:rsidRDefault="00000000" w:rsidRPr="00000000" w14:paraId="00000006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71740440"/>
                        <w:tag w:val="goog_rdk_39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496989251"/>
                            <w:tag w:val="goog_rdk_40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 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160212533"/>
                  <w:tag w:val="goog_rdk_44"/>
                </w:sdtPr>
                <w:sdtContent>
                  <w:p w:rsidR="00000000" w:rsidDel="00000000" w:rsidP="00000000" w:rsidRDefault="00000000" w:rsidRPr="00000000" w14:paraId="00000007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226340981"/>
                        <w:tag w:val="goog_rdk_42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564736879"/>
                            <w:tag w:val="goog_rdk_43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404694562"/>
                  <w:tag w:val="goog_rdk_47"/>
                </w:sdtPr>
                <w:sdtContent>
                  <w:p w:rsidR="00000000" w:rsidDel="00000000" w:rsidP="00000000" w:rsidRDefault="00000000" w:rsidRPr="00000000" w14:paraId="00000008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651151235"/>
                        <w:tag w:val="goog_rdk_45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672205107"/>
                            <w:tag w:val="goog_rdk_46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b w:val="1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Đề A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876972490"/>
                  <w:tag w:val="goog_rdk_50"/>
                </w:sdtPr>
                <w:sdtContent>
                  <w:p w:rsidR="00000000" w:rsidDel="00000000" w:rsidP="00000000" w:rsidRDefault="00000000" w:rsidRPr="00000000" w14:paraId="00000009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272123430"/>
                        <w:tag w:val="goog_rdk_48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535566888"/>
                            <w:tag w:val="goog_rdk_49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</w:tc>
            <w:tc>
              <w:tcPr>
                <w:tcPrChange w:author="Anh Nguyễn Khánh Tuấn" w:id="9" w:date="2023-11-03T03:27:17Z">
                  <w:tcPr/>
                </w:tcPrChange>
              </w:tcPr>
              <w:sdt>
                <w:sdtPr>
                  <w:id w:val="-1236475312"/>
                  <w:tag w:val="goog_rdk_53"/>
                </w:sdtPr>
                <w:sdtContent>
                  <w:p w:rsidR="00000000" w:rsidDel="00000000" w:rsidP="00000000" w:rsidRDefault="00000000" w:rsidRPr="00000000" w14:paraId="0000000A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044113016"/>
                        <w:tag w:val="goog_rdk_51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619855422"/>
                            <w:tag w:val="goog_rdk_52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720064995"/>
                  <w:tag w:val="goog_rdk_56"/>
                </w:sdtPr>
                <w:sdtContent>
                  <w:p w:rsidR="00000000" w:rsidDel="00000000" w:rsidP="00000000" w:rsidRDefault="00000000" w:rsidRPr="00000000" w14:paraId="0000000B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422091075"/>
                        <w:tag w:val="goog_rdk_54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722044403"/>
                            <w:tag w:val="goog_rdk_55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500093435"/>
                  <w:tag w:val="goog_rdk_59"/>
                </w:sdtPr>
                <w:sdtContent>
                  <w:p w:rsidR="00000000" w:rsidDel="00000000" w:rsidP="00000000" w:rsidRDefault="00000000" w:rsidRPr="00000000" w14:paraId="0000000C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61217753"/>
                        <w:tag w:val="goog_rdk_57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264796753"/>
                            <w:tag w:val="goog_rdk_58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717373697"/>
                  <w:tag w:val="goog_rdk_62"/>
                </w:sdtPr>
                <w:sdtContent>
                  <w:p w:rsidR="00000000" w:rsidDel="00000000" w:rsidP="00000000" w:rsidRDefault="00000000" w:rsidRPr="00000000" w14:paraId="0000000D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135441423"/>
                        <w:tag w:val="goog_rdk_60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258273372"/>
                            <w:tag w:val="goog_rdk_61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133981884"/>
                  <w:tag w:val="goog_rdk_65"/>
                </w:sdtPr>
                <w:sdtContent>
                  <w:p w:rsidR="00000000" w:rsidDel="00000000" w:rsidP="00000000" w:rsidRDefault="00000000" w:rsidRPr="00000000" w14:paraId="0000000E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724498028"/>
                        <w:tag w:val="goog_rdk_63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269970105"/>
                            <w:tag w:val="goog_rdk_64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496252498"/>
                  <w:tag w:val="goog_rdk_68"/>
                </w:sdtPr>
                <w:sdtContent>
                  <w:p w:rsidR="00000000" w:rsidDel="00000000" w:rsidP="00000000" w:rsidRDefault="00000000" w:rsidRPr="00000000" w14:paraId="0000000F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503720891"/>
                        <w:tag w:val="goog_rdk_66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994459102"/>
                            <w:tag w:val="goog_rdk_67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ĐỀ KIỂM TRA GIỮA KỲ I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874191616"/>
                  <w:tag w:val="goog_rdk_71"/>
                </w:sdtPr>
                <w:sdtContent>
                  <w:p w:rsidR="00000000" w:rsidDel="00000000" w:rsidP="00000000" w:rsidRDefault="00000000" w:rsidRPr="00000000" w14:paraId="00000010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627741763"/>
                        <w:tag w:val="goog_rdk_69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891054395"/>
                            <w:tag w:val="goog_rdk_70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Năm học: 2023 - 2024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223022429"/>
                  <w:tag w:val="goog_rdk_74"/>
                </w:sdtPr>
                <w:sdtContent>
                  <w:p w:rsidR="00000000" w:rsidDel="00000000" w:rsidP="00000000" w:rsidRDefault="00000000" w:rsidRPr="00000000" w14:paraId="00000011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753664713"/>
                        <w:tag w:val="goog_rdk_72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259110964"/>
                            <w:tag w:val="goog_rdk_73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Môn: Nhập Môn Mạng Máy Tính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630218336"/>
                  <w:tag w:val="goog_rdk_78"/>
                </w:sdtPr>
                <w:sdtContent>
                  <w:p w:rsidR="00000000" w:rsidDel="00000000" w:rsidP="00000000" w:rsidRDefault="00000000" w:rsidRPr="00000000" w14:paraId="00000012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340231635"/>
                        <w:tag w:val="goog_rdk_75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483066181"/>
                            <w:tag w:val="goog_rdk_76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i w:val="1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Ngày:…/…/…</w:delText>
                              </w:r>
                            </w:del>
                          </w:sdtContent>
                        </w:sdt>
                        <w:del w:author="Nguyễn Anh Kiệt" w:id="2" w:date="2025-04-23T17:56:21Z">
                          <w:sdt>
                            <w:sdtPr>
                              <w:id w:val="-1555704897"/>
                              <w:tag w:val="goog_rdk_7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del>
                      </w:sdtContent>
                    </w:sdt>
                  </w:p>
                </w:sdtContent>
              </w:sdt>
            </w:tc>
          </w:tr>
        </w:sdtContent>
      </w:sdt>
    </w:tbl>
    <w:sdt>
      <w:sdtPr>
        <w:id w:val="-31174348"/>
        <w:tag w:val="goog_rdk_81"/>
      </w:sdtPr>
      <w:sdtContent>
        <w:p w:rsidR="00000000" w:rsidDel="00000000" w:rsidP="00000000" w:rsidRDefault="00000000" w:rsidRPr="00000000" w14:paraId="00000013">
          <w:pPr>
            <w:tabs>
              <w:tab w:val="left" w:leader="none" w:pos="567"/>
              <w:tab w:val="left" w:leader="none" w:pos="3119"/>
              <w:tab w:val="left" w:leader="none" w:pos="5670"/>
              <w:tab w:val="left" w:leader="none" w:pos="822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567"/>
                  <w:tab w:val="left" w:leader="none" w:pos="3119"/>
                  <w:tab w:val="left" w:leader="none" w:pos="5670"/>
                  <w:tab w:val="left" w:leader="none" w:pos="8222"/>
                </w:tabs>
                <w:jc w:val="both"/>
              </w:pPr>
            </w:pPrChange>
          </w:pPr>
          <w:sdt>
            <w:sdtPr>
              <w:id w:val="1188684322"/>
              <w:tag w:val="goog_rdk_79"/>
            </w:sdtPr>
            <w:sdtContent>
              <w:del w:author="Nguyễn Anh Kiệt" w:id="2" w:date="2025-04-23T17:56:21Z"/>
              <w:sdt>
                <w:sdtPr>
                  <w:id w:val="-1255400944"/>
                  <w:tag w:val="goog_rdk_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45076747"/>
        <w:tag w:val="goog_rdk_84"/>
      </w:sdtPr>
      <w:sdtContent>
        <w:p w:rsidR="00000000" w:rsidDel="00000000" w:rsidP="00000000" w:rsidRDefault="00000000" w:rsidRPr="00000000" w14:paraId="00000014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459727124"/>
              <w:tag w:val="goog_rdk_82"/>
            </w:sdtPr>
            <w:sdtContent>
              <w:del w:author="Nguyễn Anh Kiệt" w:id="2" w:date="2025-04-23T17:56:21Z"/>
              <w:sdt>
                <w:sdtPr>
                  <w:id w:val="-1727334000"/>
                  <w:tag w:val="goog_rdk_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Các giao thức tại Tầng Vận Chuyển Không cung cấp dịch vụ nào sau đây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96452680"/>
        <w:tag w:val="goog_rdk_94"/>
      </w:sdtPr>
      <w:sdtContent>
        <w:p w:rsidR="00000000" w:rsidDel="00000000" w:rsidP="00000000" w:rsidRDefault="00000000" w:rsidRPr="00000000" w14:paraId="0000001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90825502"/>
              <w:tag w:val="goog_rdk_85"/>
            </w:sdtPr>
            <w:sdtContent>
              <w:del w:author="Nguyễn Anh Kiệt" w:id="2" w:date="2025-04-23T17:56:21Z"/>
              <w:sdt>
                <w:sdtPr>
                  <w:id w:val="-2051837138"/>
                  <w:tag w:val="goog_rdk_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Checksum</w:delText>
                      <w:tab/>
                      <w:delText xml:space="preserve">B.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337578503"/>
              <w:tag w:val="goog_rdk_87"/>
            </w:sdtPr>
            <w:sdtContent>
              <w:ins w:author="Toan Nguyen quoc" w:id="11" w:date="2023-10-28T17:26:42Z">
                <w:sdt>
                  <w:sdtPr>
                    <w:id w:val="-1625511472"/>
                    <w:tag w:val="goog_rdk_8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515335134"/>
                  <w:tag w:val="goog_rdk_89"/>
                </w:sdtPr>
                <w:sdtContent>
                  <w:ins w:author="Toan Nguyen quoc" w:id="11" w:date="2023-10-28T17:26:4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k</w:delText>
                      </w:r>
                    </w:del>
                  </w:ins>
                </w:sdtContent>
              </w:sdt>
              <w:ins w:author="Toan Nguyen quoc" w:id="11" w:date="2023-10-28T17:26:42Z">
                <w:del w:author="Nguyễn Anh Kiệt" w:id="2" w:date="2025-04-23T17:56:21Z"/>
              </w:ins>
            </w:sdtContent>
          </w:sdt>
          <w:sdt>
            <w:sdtPr>
              <w:id w:val="-1683140843"/>
              <w:tag w:val="goog_rdk_90"/>
            </w:sdtPr>
            <w:sdtContent>
              <w:del w:author="Nguyễn Anh Kiệt" w:id="2" w:date="2025-04-23T17:56:21Z"/>
              <w:sdt>
                <w:sdtPr>
                  <w:id w:val="-2135863319"/>
                  <w:tag w:val="goog_rdk_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Multiplexing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692484429"/>
                    <w:tag w:val="goog_rdk_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-745915994"/>
                    <w:tag w:val="goog_rdk_9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tại bên gửi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329472202"/>
        <w:tag w:val="goog_rdk_98"/>
      </w:sdtPr>
      <w:sdtContent>
        <w:p w:rsidR="00000000" w:rsidDel="00000000" w:rsidP="00000000" w:rsidRDefault="00000000" w:rsidRPr="00000000" w14:paraId="0000001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004093552"/>
              <w:tag w:val="goog_rdk_95"/>
            </w:sdtPr>
            <w:sdtContent>
              <w:del w:author="Nguyễn Anh Kiệt" w:id="2" w:date="2025-04-23T17:56:21Z"/>
              <w:sdt>
                <w:sdtPr>
                  <w:id w:val="-39541724"/>
                  <w:tag w:val="goog_rdk_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C.Đảm bảo độ trễ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103192955"/>
                    <w:tag w:val="goog_rdk_9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tab/>
                      <w:delText xml:space="preserve">D. DeMultiplexing tại bên nhận</w:delText>
                    </w:r>
                  </w:sdtContent>
                </w:sdt>
              </w:del>
            </w:sdtContent>
          </w:sdt>
        </w:p>
      </w:sdtContent>
    </w:sdt>
    <w:sdt>
      <w:sdtPr>
        <w:id w:val="-585758707"/>
        <w:tag w:val="goog_rdk_106"/>
      </w:sdtPr>
      <w:sdtContent>
        <w:p w:rsidR="00000000" w:rsidDel="00000000" w:rsidP="00000000" w:rsidRDefault="00000000" w:rsidRPr="00000000" w14:paraId="00000017">
          <w:pPr>
            <w:numPr>
              <w:ilvl w:val="0"/>
              <w:numId w:val="1"/>
            </w:numPr>
            <w:tabs>
              <w:tab w:val="left" w:leader="none" w:pos="3402"/>
              <w:tab w:val="left" w:leader="none" w:pos="5669"/>
              <w:tab w:val="left" w:leader="none" w:pos="7937"/>
            </w:tabs>
            <w:spacing w:line="276" w:lineRule="auto"/>
            <w:ind w:left="720" w:hanging="360"/>
            <w:jc w:val="both"/>
            <w:rPr>
              <w:del w:author="Nguyễn Anh Kiệt" w:id="2" w:date="2025-04-23T17:56:21Z"/>
              <w:rFonts w:ascii="Times New Roman" w:cs="Times New Roman" w:eastAsia="Times New Roman" w:hAnsi="Times New Roman"/>
              <w:b w:val="1"/>
              <w:sz w:val="22"/>
              <w:szCs w:val="22"/>
              <w:u w:val="none"/>
              <w:rPrChange w:author="Thảo Uyên" w:id="13" w:date="2025-11-02T07:19:43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Thảo Uyên" w:id="0" w:date="2025-11-02T07:19:43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090310008"/>
              <w:tag w:val="goog_rdk_99"/>
            </w:sdtPr>
            <w:sdtContent>
              <w:del w:author="Nguyễn Anh Kiệt" w:id="2" w:date="2025-04-23T17:56:21Z"/>
              <w:sdt>
                <w:sdtPr>
                  <w:id w:val="1536309770"/>
                  <w:tag w:val="goog_rdk_1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Trong mô hình OSI,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899033025"/>
              <w:tag w:val="goog_rdk_101"/>
            </w:sdtPr>
            <w:sdtContent>
              <w:ins w:author="Dương Nguyễn Võ Đại" w:id="12" w:date="2023-11-02T09:13:49Z">
                <w:sdt>
                  <w:sdtPr>
                    <w:id w:val="-288707884"/>
                    <w:tag w:val="goog_rdk_10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445550357"/>
                  <w:tag w:val="goog_rdk_103"/>
                </w:sdtPr>
                <w:sdtContent>
                  <w:ins w:author="Dương Nguyễn Võ Đại" w:id="12" w:date="2023-11-02T09:13:49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tab/>
                      </w:r>
                    </w:del>
                  </w:ins>
                </w:sdtContent>
              </w:sdt>
              <w:ins w:author="Dương Nguyễn Võ Đại" w:id="12" w:date="2023-11-02T09:13:49Z">
                <w:del w:author="Nguyễn Anh Kiệt" w:id="2" w:date="2025-04-23T17:56:21Z"/>
              </w:ins>
            </w:sdtContent>
          </w:sdt>
          <w:sdt>
            <w:sdtPr>
              <w:id w:val="815028054"/>
              <w:tag w:val="goog_rdk_104"/>
            </w:sdtPr>
            <w:sdtContent>
              <w:del w:author="Nguyễn Anh Kiệt" w:id="2" w:date="2025-04-23T17:56:21Z"/>
              <w:sdt>
                <w:sdtPr>
                  <w:id w:val="1385649577"/>
                  <w:tag w:val="goog_rdk_1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tầng nào làm nhiệm vụ kiểm tra lỗi và điều chỉnh lại dữ liệu nếu cần?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09737645"/>
        <w:tag w:val="goog_rdk_109"/>
      </w:sdtPr>
      <w:sdtContent>
        <w:p w:rsidR="00000000" w:rsidDel="00000000" w:rsidP="00000000" w:rsidRDefault="00000000" w:rsidRPr="00000000" w14:paraId="0000001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46301179"/>
              <w:tag w:val="goog_rdk_107"/>
            </w:sdtPr>
            <w:sdtContent>
              <w:del w:author="Nguyễn Anh Kiệt" w:id="2" w:date="2025-04-23T17:56:21Z"/>
              <w:sdt>
                <w:sdtPr>
                  <w:id w:val="1997395542"/>
                  <w:tag w:val="goog_rdk_1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38630012"/>
        <w:tag w:val="goog_rdk_112"/>
      </w:sdtPr>
      <w:sdtContent>
        <w:p w:rsidR="00000000" w:rsidDel="00000000" w:rsidP="00000000" w:rsidRDefault="00000000" w:rsidRPr="00000000" w14:paraId="0000001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607110098"/>
              <w:tag w:val="goog_rdk_110"/>
            </w:sdtPr>
            <w:sdtContent>
              <w:del w:author="Nguyễn Anh Kiệt" w:id="2" w:date="2025-04-23T17:56:21Z"/>
              <w:sdt>
                <w:sdtPr>
                  <w:id w:val="157780751"/>
                  <w:tag w:val="goog_rdk_1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36692353"/>
        <w:tag w:val="goog_rdk_115"/>
      </w:sdtPr>
      <w:sdtContent>
        <w:p w:rsidR="00000000" w:rsidDel="00000000" w:rsidP="00000000" w:rsidRDefault="00000000" w:rsidRPr="00000000" w14:paraId="0000001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075656811"/>
              <w:tag w:val="goog_rdk_113"/>
            </w:sdtPr>
            <w:sdtContent>
              <w:del w:author="Nguyễn Anh Kiệt" w:id="2" w:date="2025-04-23T17:56:21Z"/>
              <w:sdt>
                <w:sdtPr>
                  <w:id w:val="2086078932"/>
                  <w:tag w:val="goog_rdk_1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6608606"/>
        <w:tag w:val="goog_rdk_119"/>
      </w:sdtPr>
      <w:sdtContent>
        <w:p w:rsidR="00000000" w:rsidDel="00000000" w:rsidP="00000000" w:rsidRDefault="00000000" w:rsidRPr="00000000" w14:paraId="0000001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761566949"/>
              <w:tag w:val="goog_rdk_116"/>
            </w:sdtPr>
            <w:sdtContent>
              <w:del w:author="Nguyễn Anh Kiệt" w:id="2" w:date="2025-04-23T17:56:21Z"/>
              <w:sdt>
                <w:sdtPr>
                  <w:id w:val="539997778"/>
                  <w:tag w:val="goog_rdk_1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Vật Lý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370132374"/>
                    <w:tag w:val="goog_rdk_11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74759057"/>
        <w:tag w:val="goog_rdk_122"/>
      </w:sdtPr>
      <w:sdtContent>
        <w:p w:rsidR="00000000" w:rsidDel="00000000" w:rsidP="00000000" w:rsidRDefault="00000000" w:rsidRPr="00000000" w14:paraId="0000001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494376563"/>
              <w:tag w:val="goog_rdk_120"/>
            </w:sdtPr>
            <w:sdtContent>
              <w:del w:author="Nguyễn Anh Kiệt" w:id="2" w:date="2025-04-23T17:56:21Z"/>
              <w:sdt>
                <w:sdtPr>
                  <w:id w:val="-792265060"/>
                  <w:tag w:val="goog_rdk_1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Giao thức TCP (Transmission Control Protocol) sử dụng kiểm tra lỗi theo phương thức nào?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95519297"/>
        <w:tag w:val="goog_rdk_125"/>
      </w:sdtPr>
      <w:sdtContent>
        <w:p w:rsidR="00000000" w:rsidDel="00000000" w:rsidP="00000000" w:rsidRDefault="00000000" w:rsidRPr="00000000" w14:paraId="0000001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180749271"/>
              <w:tag w:val="goog_rdk_123"/>
            </w:sdtPr>
            <w:sdtContent>
              <w:del w:author="Nguyễn Anh Kiệt" w:id="2" w:date="2025-04-23T17:56:21Z"/>
              <w:sdt>
                <w:sdtPr>
                  <w:id w:val="1945534173"/>
                  <w:tag w:val="goog_rdk_1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Checksum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96374627"/>
        <w:tag w:val="goog_rdk_128"/>
      </w:sdtPr>
      <w:sdtContent>
        <w:p w:rsidR="00000000" w:rsidDel="00000000" w:rsidP="00000000" w:rsidRDefault="00000000" w:rsidRPr="00000000" w14:paraId="0000001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76369575"/>
              <w:tag w:val="goog_rdk_126"/>
            </w:sdtPr>
            <w:sdtContent>
              <w:del w:author="Nguyễn Anh Kiệt" w:id="2" w:date="2025-04-23T17:56:21Z"/>
              <w:sdt>
                <w:sdtPr>
                  <w:id w:val="-2067988062"/>
                  <w:tag w:val="goog_rdk_1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CRC (Cyclic Redundancy Check)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18682948"/>
        <w:tag w:val="goog_rdk_131"/>
      </w:sdtPr>
      <w:sdtContent>
        <w:p w:rsidR="00000000" w:rsidDel="00000000" w:rsidP="00000000" w:rsidRDefault="00000000" w:rsidRPr="00000000" w14:paraId="0000001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798299"/>
              <w:tag w:val="goog_rdk_129"/>
            </w:sdtPr>
            <w:sdtContent>
              <w:del w:author="Nguyễn Anh Kiệt" w:id="2" w:date="2025-04-23T17:56:21Z"/>
              <w:sdt>
                <w:sdtPr>
                  <w:id w:val="-829959920"/>
                  <w:tag w:val="goog_rdk_1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Hamming Code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47598058"/>
        <w:tag w:val="goog_rdk_134"/>
      </w:sdtPr>
      <w:sdtContent>
        <w:p w:rsidR="00000000" w:rsidDel="00000000" w:rsidP="00000000" w:rsidRDefault="00000000" w:rsidRPr="00000000" w14:paraId="0000002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804266679"/>
              <w:tag w:val="goog_rdk_132"/>
            </w:sdtPr>
            <w:sdtContent>
              <w:del w:author="Nguyễn Anh Kiệt" w:id="2" w:date="2025-04-23T17:56:21Z"/>
              <w:sdt>
                <w:sdtPr>
                  <w:id w:val="86277600"/>
                  <w:tag w:val="goog_rdk_1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Bit Parity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22827155"/>
        <w:tag w:val="goog_rdk_137"/>
      </w:sdtPr>
      <w:sdtContent>
        <w:p w:rsidR="00000000" w:rsidDel="00000000" w:rsidP="00000000" w:rsidRDefault="00000000" w:rsidRPr="00000000" w14:paraId="0000002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165960495"/>
              <w:tag w:val="goog_rdk_135"/>
            </w:sdtPr>
            <w:sdtContent>
              <w:del w:author="Nguyễn Anh Kiệt" w:id="2" w:date="2025-04-23T17:56:21Z"/>
              <w:sdt>
                <w:sdtPr>
                  <w:id w:val="233304434"/>
                  <w:tag w:val="goog_rdk_1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4:Để nối nhiều máy tính với nhau trong mạng LAN, bạn cần một thành phần nào?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81295396"/>
        <w:tag w:val="goog_rdk_140"/>
      </w:sdtPr>
      <w:sdtContent>
        <w:p w:rsidR="00000000" w:rsidDel="00000000" w:rsidP="00000000" w:rsidRDefault="00000000" w:rsidRPr="00000000" w14:paraId="0000002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20332924"/>
              <w:tag w:val="goog_rdk_138"/>
            </w:sdtPr>
            <w:sdtContent>
              <w:del w:author="Nguyễn Anh Kiệt" w:id="2" w:date="2025-04-23T17:56:21Z"/>
              <w:sdt>
                <w:sdtPr>
                  <w:id w:val="-558543036"/>
                  <w:tag w:val="goog_rdk_1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Switch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32493260"/>
        <w:tag w:val="goog_rdk_143"/>
      </w:sdtPr>
      <w:sdtContent>
        <w:p w:rsidR="00000000" w:rsidDel="00000000" w:rsidP="00000000" w:rsidRDefault="00000000" w:rsidRPr="00000000" w14:paraId="0000002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820745669"/>
              <w:tag w:val="goog_rdk_141"/>
            </w:sdtPr>
            <w:sdtContent>
              <w:del w:author="Nguyễn Anh Kiệt" w:id="2" w:date="2025-04-23T17:56:21Z"/>
              <w:sdt>
                <w:sdtPr>
                  <w:id w:val="-1056003400"/>
                  <w:tag w:val="goog_rdk_1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Router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8799857"/>
        <w:tag w:val="goog_rdk_146"/>
      </w:sdtPr>
      <w:sdtContent>
        <w:p w:rsidR="00000000" w:rsidDel="00000000" w:rsidP="00000000" w:rsidRDefault="00000000" w:rsidRPr="00000000" w14:paraId="0000002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94323375"/>
              <w:tag w:val="goog_rdk_144"/>
            </w:sdtPr>
            <w:sdtContent>
              <w:del w:author="Nguyễn Anh Kiệt" w:id="2" w:date="2025-04-23T17:56:21Z"/>
              <w:sdt>
                <w:sdtPr>
                  <w:id w:val="-1566997306"/>
                  <w:tag w:val="goog_rdk_1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Modem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81841715"/>
        <w:tag w:val="goog_rdk_149"/>
      </w:sdtPr>
      <w:sdtContent>
        <w:p w:rsidR="00000000" w:rsidDel="00000000" w:rsidP="00000000" w:rsidRDefault="00000000" w:rsidRPr="00000000" w14:paraId="0000002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986522372"/>
              <w:tag w:val="goog_rdk_147"/>
            </w:sdtPr>
            <w:sdtContent>
              <w:del w:author="Nguyễn Anh Kiệt" w:id="2" w:date="2025-04-23T17:56:21Z"/>
              <w:sdt>
                <w:sdtPr>
                  <w:id w:val="532751243"/>
                  <w:tag w:val="goog_rdk_1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Bridge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7464794"/>
        <w:tag w:val="goog_rdk_152"/>
      </w:sdtPr>
      <w:sdtContent>
        <w:p w:rsidR="00000000" w:rsidDel="00000000" w:rsidP="00000000" w:rsidRDefault="00000000" w:rsidRPr="00000000" w14:paraId="0000002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119989106"/>
              <w:tag w:val="goog_rdk_150"/>
            </w:sdtPr>
            <w:sdtContent>
              <w:del w:author="Nguyễn Anh Kiệt" w:id="2" w:date="2025-04-23T17:56:21Z"/>
              <w:sdt>
                <w:sdtPr>
                  <w:id w:val="543207599"/>
                  <w:tag w:val="goog_rdk_1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 : Giao thức nào được sử dụng để gửi và nhận email qua Internet?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26346645"/>
        <w:tag w:val="goog_rdk_155"/>
      </w:sdtPr>
      <w:sdtContent>
        <w:p w:rsidR="00000000" w:rsidDel="00000000" w:rsidP="00000000" w:rsidRDefault="00000000" w:rsidRPr="00000000" w14:paraId="0000002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952334625"/>
              <w:tag w:val="goog_rdk_153"/>
            </w:sdtPr>
            <w:sdtContent>
              <w:del w:author="Nguyễn Anh Kiệt" w:id="2" w:date="2025-04-23T17:56:21Z"/>
              <w:sdt>
                <w:sdtPr>
                  <w:id w:val="832515634"/>
                  <w:tag w:val="goog_rdk_1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FTP (File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74963662"/>
        <w:tag w:val="goog_rdk_158"/>
      </w:sdtPr>
      <w:sdtContent>
        <w:p w:rsidR="00000000" w:rsidDel="00000000" w:rsidP="00000000" w:rsidRDefault="00000000" w:rsidRPr="00000000" w14:paraId="0000002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735775023"/>
              <w:tag w:val="goog_rdk_156"/>
            </w:sdtPr>
            <w:sdtContent>
              <w:del w:author="Nguyễn Anh Kiệt" w:id="2" w:date="2025-04-23T17:56:21Z"/>
              <w:sdt>
                <w:sdtPr>
                  <w:id w:val="1130837975"/>
                  <w:tag w:val="goog_rdk_1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SMTP (Simple Mail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96729127"/>
        <w:tag w:val="goog_rdk_161"/>
      </w:sdtPr>
      <w:sdtContent>
        <w:p w:rsidR="00000000" w:rsidDel="00000000" w:rsidP="00000000" w:rsidRDefault="00000000" w:rsidRPr="00000000" w14:paraId="0000002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80077021"/>
              <w:tag w:val="goog_rdk_159"/>
            </w:sdtPr>
            <w:sdtContent>
              <w:del w:author="Nguyễn Anh Kiệt" w:id="2" w:date="2025-04-23T17:56:21Z"/>
              <w:sdt>
                <w:sdtPr>
                  <w:id w:val="321165016"/>
                  <w:tag w:val="goog_rdk_1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(Hypertext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28775995"/>
        <w:tag w:val="goog_rdk_164"/>
      </w:sdtPr>
      <w:sdtContent>
        <w:p w:rsidR="00000000" w:rsidDel="00000000" w:rsidP="00000000" w:rsidRDefault="00000000" w:rsidRPr="00000000" w14:paraId="0000002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921742258"/>
              <w:tag w:val="goog_rdk_162"/>
            </w:sdtPr>
            <w:sdtContent>
              <w:del w:author="Nguyễn Anh Kiệt" w:id="2" w:date="2025-04-23T17:56:21Z"/>
              <w:sdt>
                <w:sdtPr>
                  <w:id w:val="1488036725"/>
                  <w:tag w:val="goog_rdk_1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UDP (User Datagram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1058516"/>
        <w:tag w:val="goog_rdk_167"/>
      </w:sdtPr>
      <w:sdtContent>
        <w:p w:rsidR="00000000" w:rsidDel="00000000" w:rsidP="00000000" w:rsidRDefault="00000000" w:rsidRPr="00000000" w14:paraId="0000002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48272699"/>
              <w:tag w:val="goog_rdk_165"/>
            </w:sdtPr>
            <w:sdtContent>
              <w:del w:author="Nguyễn Anh Kiệt" w:id="2" w:date="2025-04-23T17:56:21Z"/>
              <w:sdt>
                <w:sdtPr>
                  <w:id w:val="-1113688410"/>
                  <w:tag w:val="goog_rdk_1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 :Trong mô hình OSI, tầng nào thực hiện đa multiplexing và đa địa chỉ?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43078185"/>
        <w:tag w:val="goog_rdk_170"/>
      </w:sdtPr>
      <w:sdtContent>
        <w:p w:rsidR="00000000" w:rsidDel="00000000" w:rsidP="00000000" w:rsidRDefault="00000000" w:rsidRPr="00000000" w14:paraId="0000002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847660737"/>
              <w:tag w:val="goog_rdk_168"/>
            </w:sdtPr>
            <w:sdtContent>
              <w:del w:author="Nguyễn Anh Kiệt" w:id="2" w:date="2025-04-23T17:56:21Z"/>
              <w:sdt>
                <w:sdtPr>
                  <w:id w:val="-1036259642"/>
                  <w:tag w:val="goog_rdk_1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81002669"/>
        <w:tag w:val="goog_rdk_173"/>
      </w:sdtPr>
      <w:sdtContent>
        <w:p w:rsidR="00000000" w:rsidDel="00000000" w:rsidP="00000000" w:rsidRDefault="00000000" w:rsidRPr="00000000" w14:paraId="0000002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91747901"/>
              <w:tag w:val="goog_rdk_171"/>
            </w:sdtPr>
            <w:sdtContent>
              <w:del w:author="Nguyễn Anh Kiệt" w:id="2" w:date="2025-04-23T17:56:21Z"/>
              <w:sdt>
                <w:sdtPr>
                  <w:id w:val="-149651362"/>
                  <w:tag w:val="goog_rdk_1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71706180"/>
        <w:tag w:val="goog_rdk_176"/>
      </w:sdtPr>
      <w:sdtContent>
        <w:p w:rsidR="00000000" w:rsidDel="00000000" w:rsidP="00000000" w:rsidRDefault="00000000" w:rsidRPr="00000000" w14:paraId="0000002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77777415"/>
              <w:tag w:val="goog_rdk_174"/>
            </w:sdtPr>
            <w:sdtContent>
              <w:del w:author="Nguyễn Anh Kiệt" w:id="2" w:date="2025-04-23T17:56:21Z"/>
              <w:sdt>
                <w:sdtPr>
                  <w:id w:val="1555880291"/>
                  <w:tag w:val="goog_rdk_17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26237133"/>
        <w:tag w:val="goog_rdk_179"/>
      </w:sdtPr>
      <w:sdtContent>
        <w:p w:rsidR="00000000" w:rsidDel="00000000" w:rsidP="00000000" w:rsidRDefault="00000000" w:rsidRPr="00000000" w14:paraId="0000002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382840591"/>
              <w:tag w:val="goog_rdk_177"/>
            </w:sdtPr>
            <w:sdtContent>
              <w:del w:author="Nguyễn Anh Kiệt" w:id="2" w:date="2025-04-23T17:56:21Z"/>
              <w:sdt>
                <w:sdtPr>
                  <w:id w:val="1327911792"/>
                  <w:tag w:val="goog_rdk_1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Ứng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98022353"/>
        <w:tag w:val="goog_rdk_182"/>
      </w:sdtPr>
      <w:sdtContent>
        <w:p w:rsidR="00000000" w:rsidDel="00000000" w:rsidP="00000000" w:rsidRDefault="00000000" w:rsidRPr="00000000" w14:paraId="0000003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125155843"/>
              <w:tag w:val="goog_rdk_180"/>
            </w:sdtPr>
            <w:sdtContent>
              <w:del w:author="Nguyễn Anh Kiệt" w:id="2" w:date="2025-04-23T17:56:21Z"/>
              <w:sdt>
                <w:sdtPr>
                  <w:id w:val="484259305"/>
                  <w:tag w:val="goog_rdk_1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 :IP (Internet Protocol) sử dụng bao nhiêu byte để đại diện cho địa chỉ IPv4?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29615931"/>
        <w:tag w:val="goog_rdk_185"/>
      </w:sdtPr>
      <w:sdtContent>
        <w:p w:rsidR="00000000" w:rsidDel="00000000" w:rsidP="00000000" w:rsidRDefault="00000000" w:rsidRPr="00000000" w14:paraId="0000003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7205540"/>
              <w:tag w:val="goog_rdk_183"/>
            </w:sdtPr>
            <w:sdtContent>
              <w:del w:author="Nguyễn Anh Kiệt" w:id="2" w:date="2025-04-23T17:56:21Z"/>
              <w:sdt>
                <w:sdtPr>
                  <w:id w:val="1306315116"/>
                  <w:tag w:val="goog_rdk_1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16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35078075"/>
        <w:tag w:val="goog_rdk_188"/>
      </w:sdtPr>
      <w:sdtContent>
        <w:p w:rsidR="00000000" w:rsidDel="00000000" w:rsidP="00000000" w:rsidRDefault="00000000" w:rsidRPr="00000000" w14:paraId="0000003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775115790"/>
              <w:tag w:val="goog_rdk_186"/>
            </w:sdtPr>
            <w:sdtContent>
              <w:del w:author="Nguyễn Anh Kiệt" w:id="2" w:date="2025-04-23T17:56:21Z"/>
              <w:sdt>
                <w:sdtPr>
                  <w:id w:val="-1461503629"/>
                  <w:tag w:val="goog_rdk_1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4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63736757"/>
        <w:tag w:val="goog_rdk_191"/>
      </w:sdtPr>
      <w:sdtContent>
        <w:p w:rsidR="00000000" w:rsidDel="00000000" w:rsidP="00000000" w:rsidRDefault="00000000" w:rsidRPr="00000000" w14:paraId="0000003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326343273"/>
              <w:tag w:val="goog_rdk_189"/>
            </w:sdtPr>
            <w:sdtContent>
              <w:del w:author="Nguyễn Anh Kiệt" w:id="2" w:date="2025-04-23T17:56:21Z"/>
              <w:sdt>
                <w:sdtPr>
                  <w:id w:val="963594120"/>
                  <w:tag w:val="goog_rdk_1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8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18608229"/>
        <w:tag w:val="goog_rdk_194"/>
      </w:sdtPr>
      <w:sdtContent>
        <w:p w:rsidR="00000000" w:rsidDel="00000000" w:rsidP="00000000" w:rsidRDefault="00000000" w:rsidRPr="00000000" w14:paraId="0000003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047710618"/>
              <w:tag w:val="goog_rdk_192"/>
            </w:sdtPr>
            <w:sdtContent>
              <w:del w:author="Nguyễn Anh Kiệt" w:id="2" w:date="2025-04-23T17:56:21Z"/>
              <w:sdt>
                <w:sdtPr>
                  <w:id w:val="-204354283"/>
                  <w:tag w:val="goog_rdk_19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32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21748422"/>
        <w:tag w:val="goog_rdk_197"/>
      </w:sdtPr>
      <w:sdtContent>
        <w:p w:rsidR="00000000" w:rsidDel="00000000" w:rsidP="00000000" w:rsidRDefault="00000000" w:rsidRPr="00000000" w14:paraId="0000003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34360233"/>
              <w:tag w:val="goog_rdk_195"/>
            </w:sdtPr>
            <w:sdtContent>
              <w:del w:author="Nguyễn Anh Kiệt" w:id="2" w:date="2025-04-23T17:56:21Z"/>
              <w:sdt>
                <w:sdtPr>
                  <w:id w:val="402460323"/>
                  <w:tag w:val="goog_rdk_1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8:Giao thức HTTP được sử dụng để làm gì trong môi trường web?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28937476"/>
        <w:tag w:val="goog_rdk_200"/>
      </w:sdtPr>
      <w:sdtContent>
        <w:p w:rsidR="00000000" w:rsidDel="00000000" w:rsidP="00000000" w:rsidRDefault="00000000" w:rsidRPr="00000000" w14:paraId="0000003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057825775"/>
              <w:tag w:val="goog_rdk_198"/>
            </w:sdtPr>
            <w:sdtContent>
              <w:del w:author="Nguyễn Anh Kiệt" w:id="2" w:date="2025-04-23T17:56:21Z"/>
              <w:sdt>
                <w:sdtPr>
                  <w:id w:val="519822638"/>
                  <w:tag w:val="goog_rdk_1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Chuyển file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65111182"/>
        <w:tag w:val="goog_rdk_203"/>
      </w:sdtPr>
      <w:sdtContent>
        <w:p w:rsidR="00000000" w:rsidDel="00000000" w:rsidP="00000000" w:rsidRDefault="00000000" w:rsidRPr="00000000" w14:paraId="0000003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458655021"/>
              <w:tag w:val="goog_rdk_201"/>
            </w:sdtPr>
            <w:sdtContent>
              <w:del w:author="Nguyễn Anh Kiệt" w:id="2" w:date="2025-04-23T17:56:21Z"/>
              <w:sdt>
                <w:sdtPr>
                  <w:id w:val="-767915497"/>
                  <w:tag w:val="goog_rdk_20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Truyền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65038852"/>
        <w:tag w:val="goog_rdk_206"/>
      </w:sdtPr>
      <w:sdtContent>
        <w:p w:rsidR="00000000" w:rsidDel="00000000" w:rsidP="00000000" w:rsidRDefault="00000000" w:rsidRPr="00000000" w14:paraId="0000003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47717873"/>
              <w:tag w:val="goog_rdk_204"/>
            </w:sdtPr>
            <w:sdtContent>
              <w:del w:author="Nguyễn Anh Kiệt" w:id="2" w:date="2025-04-23T17:56:21Z"/>
              <w:sdt>
                <w:sdtPr>
                  <w:id w:val="655075557"/>
                  <w:tag w:val="goog_rdk_2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Điều khiển thiết bị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12965992"/>
        <w:tag w:val="goog_rdk_209"/>
      </w:sdtPr>
      <w:sdtContent>
        <w:p w:rsidR="00000000" w:rsidDel="00000000" w:rsidP="00000000" w:rsidRDefault="00000000" w:rsidRPr="00000000" w14:paraId="0000003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811822310"/>
              <w:tag w:val="goog_rdk_207"/>
            </w:sdtPr>
            <w:sdtContent>
              <w:del w:author="Nguyễn Anh Kiệt" w:id="2" w:date="2025-04-23T17:56:21Z"/>
              <w:sdt>
                <w:sdtPr>
                  <w:id w:val="-1676500547"/>
                  <w:tag w:val="goog_rdk_2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Hiển thị trang web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59991472"/>
        <w:tag w:val="goog_rdk_212"/>
      </w:sdtPr>
      <w:sdtContent>
        <w:p w:rsidR="00000000" w:rsidDel="00000000" w:rsidP="00000000" w:rsidRDefault="00000000" w:rsidRPr="00000000" w14:paraId="0000003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677313790"/>
              <w:tag w:val="goog_rdk_210"/>
            </w:sdtPr>
            <w:sdtContent>
              <w:del w:author="Nguyễn Anh Kiệt" w:id="2" w:date="2025-04-23T17:56:21Z"/>
              <w:sdt>
                <w:sdtPr>
                  <w:id w:val="561910544"/>
                  <w:tag w:val="goog_rdk_2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9:Đối với giao thức UDP, dịch vụ nào sau đây không được cung cấp?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19510026"/>
        <w:tag w:val="goog_rdk_215"/>
      </w:sdtPr>
      <w:sdtContent>
        <w:p w:rsidR="00000000" w:rsidDel="00000000" w:rsidP="00000000" w:rsidRDefault="00000000" w:rsidRPr="00000000" w14:paraId="0000003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901274793"/>
              <w:tag w:val="goog_rdk_213"/>
            </w:sdtPr>
            <w:sdtContent>
              <w:del w:author="Nguyễn Anh Kiệt" w:id="2" w:date="2025-04-23T17:56:21Z"/>
              <w:sdt>
                <w:sdtPr>
                  <w:id w:val="138151560"/>
                  <w:tag w:val="goog_rdk_2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Đảm bảo giao diện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81333200"/>
        <w:tag w:val="goog_rdk_218"/>
      </w:sdtPr>
      <w:sdtContent>
        <w:p w:rsidR="00000000" w:rsidDel="00000000" w:rsidP="00000000" w:rsidRDefault="00000000" w:rsidRPr="00000000" w14:paraId="0000003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30524724"/>
              <w:tag w:val="goog_rdk_216"/>
            </w:sdtPr>
            <w:sdtContent>
              <w:del w:author="Nguyễn Anh Kiệt" w:id="2" w:date="2025-04-23T17:56:21Z"/>
              <w:sdt>
                <w:sdtPr>
                  <w:id w:val="261222752"/>
                  <w:tag w:val="goog_rdk_2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Kiểm tra lỗi và sửa lỗi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8946531"/>
        <w:tag w:val="goog_rdk_221"/>
      </w:sdtPr>
      <w:sdtContent>
        <w:p w:rsidR="00000000" w:rsidDel="00000000" w:rsidP="00000000" w:rsidRDefault="00000000" w:rsidRPr="00000000" w14:paraId="0000003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33337292"/>
              <w:tag w:val="goog_rdk_219"/>
            </w:sdtPr>
            <w:sdtContent>
              <w:del w:author="Nguyễn Anh Kiệt" w:id="2" w:date="2025-04-23T17:56:21Z"/>
              <w:sdt>
                <w:sdtPr>
                  <w:id w:val="1807910690"/>
                  <w:tag w:val="goog_rdk_2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Multiplexing và Demultiplexing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24276748"/>
        <w:tag w:val="goog_rdk_224"/>
      </w:sdtPr>
      <w:sdtContent>
        <w:p w:rsidR="00000000" w:rsidDel="00000000" w:rsidP="00000000" w:rsidRDefault="00000000" w:rsidRPr="00000000" w14:paraId="0000003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698621199"/>
              <w:tag w:val="goog_rdk_222"/>
            </w:sdtPr>
            <w:sdtContent>
              <w:del w:author="Nguyễn Anh Kiệt" w:id="2" w:date="2025-04-23T17:56:21Z"/>
              <w:sdt>
                <w:sdtPr>
                  <w:id w:val="-1951703791"/>
                  <w:tag w:val="goog_rdk_22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Gửi dữ liệu dựa trên địa chỉ IP và cổng đích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1059759"/>
        <w:tag w:val="goog_rdk_227"/>
      </w:sdtPr>
      <w:sdtContent>
        <w:p w:rsidR="00000000" w:rsidDel="00000000" w:rsidP="00000000" w:rsidRDefault="00000000" w:rsidRPr="00000000" w14:paraId="0000003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018886955"/>
              <w:tag w:val="goog_rdk_225"/>
            </w:sdtPr>
            <w:sdtContent>
              <w:del w:author="Nguyễn Anh Kiệt" w:id="2" w:date="2025-04-23T17:56:21Z"/>
              <w:sdt>
                <w:sdtPr>
                  <w:id w:val="1988385783"/>
                  <w:tag w:val="goog_rdk_22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99890204"/>
        <w:tag w:val="goog_rdk_230"/>
      </w:sdtPr>
      <w:sdtContent>
        <w:p w:rsidR="00000000" w:rsidDel="00000000" w:rsidP="00000000" w:rsidRDefault="00000000" w:rsidRPr="00000000" w14:paraId="0000004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79241495"/>
              <w:tag w:val="goog_rdk_228"/>
            </w:sdtPr>
            <w:sdtContent>
              <w:del w:author="Nguyễn Anh Kiệt" w:id="2" w:date="2025-04-23T17:56:21Z"/>
              <w:sdt>
                <w:sdtPr>
                  <w:id w:val="-701824366"/>
                  <w:tag w:val="goog_rdk_22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10:Tầng nào trong mô hình OSI thực hiện mã hóa và giải mã dữ liệu trước khi truyền qua mạng?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7362879"/>
        <w:tag w:val="goog_rdk_233"/>
      </w:sdtPr>
      <w:sdtContent>
        <w:p w:rsidR="00000000" w:rsidDel="00000000" w:rsidP="00000000" w:rsidRDefault="00000000" w:rsidRPr="00000000" w14:paraId="0000004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014393876"/>
              <w:tag w:val="goog_rdk_231"/>
            </w:sdtPr>
            <w:sdtContent>
              <w:del w:author="Nguyễn Anh Kiệt" w:id="2" w:date="2025-04-23T17:56:21Z"/>
              <w:sdt>
                <w:sdtPr>
                  <w:id w:val="631470316"/>
                  <w:tag w:val="goog_rdk_2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63425984"/>
        <w:tag w:val="goog_rdk_236"/>
      </w:sdtPr>
      <w:sdtContent>
        <w:p w:rsidR="00000000" w:rsidDel="00000000" w:rsidP="00000000" w:rsidRDefault="00000000" w:rsidRPr="00000000" w14:paraId="0000004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84069116"/>
              <w:tag w:val="goog_rdk_234"/>
            </w:sdtPr>
            <w:sdtContent>
              <w:del w:author="Nguyễn Anh Kiệt" w:id="2" w:date="2025-04-23T17:56:21Z"/>
              <w:sdt>
                <w:sdtPr>
                  <w:id w:val="112816551"/>
                  <w:tag w:val="goog_rdk_23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0397709"/>
        <w:tag w:val="goog_rdk_239"/>
      </w:sdtPr>
      <w:sdtContent>
        <w:p w:rsidR="00000000" w:rsidDel="00000000" w:rsidP="00000000" w:rsidRDefault="00000000" w:rsidRPr="00000000" w14:paraId="0000004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903970105"/>
              <w:tag w:val="goog_rdk_237"/>
            </w:sdtPr>
            <w:sdtContent>
              <w:del w:author="Nguyễn Anh Kiệt" w:id="2" w:date="2025-04-23T17:56:21Z"/>
              <w:sdt>
                <w:sdtPr>
                  <w:id w:val="1961549169"/>
                  <w:tag w:val="goog_rdk_2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08063736"/>
        <w:tag w:val="goog_rdk_242"/>
      </w:sdtPr>
      <w:sdtContent>
        <w:p w:rsidR="00000000" w:rsidDel="00000000" w:rsidP="00000000" w:rsidRDefault="00000000" w:rsidRPr="00000000" w14:paraId="0000004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605911164"/>
              <w:tag w:val="goog_rdk_240"/>
            </w:sdtPr>
            <w:sdtContent>
              <w:del w:author="Nguyễn Anh Kiệt" w:id="2" w:date="2025-04-23T17:56:21Z"/>
              <w:sdt>
                <w:sdtPr>
                  <w:id w:val="1728474354"/>
                  <w:tag w:val="goog_rdk_2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Ứng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75803157"/>
        <w:tag w:val="goog_rdk_245"/>
      </w:sdtPr>
      <w:sdtContent>
        <w:p w:rsidR="00000000" w:rsidDel="00000000" w:rsidP="00000000" w:rsidRDefault="00000000" w:rsidRPr="00000000" w14:paraId="0000004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501985310"/>
              <w:tag w:val="goog_rdk_243"/>
            </w:sdtPr>
            <w:sdtContent>
              <w:del w:author="Nguyễn Anh Kiệt" w:id="2" w:date="2025-04-23T17:56:21Z"/>
              <w:sdt>
                <w:sdtPr>
                  <w:id w:val="1948771206"/>
                  <w:tag w:val="goog_rdk_2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11:Trong giao thức HTTPS, chữ "S" đại diện cho điều gì?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66103678"/>
        <w:tag w:val="goog_rdk_248"/>
      </w:sdtPr>
      <w:sdtContent>
        <w:p w:rsidR="00000000" w:rsidDel="00000000" w:rsidP="00000000" w:rsidRDefault="00000000" w:rsidRPr="00000000" w14:paraId="0000004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86478977"/>
              <w:tag w:val="goog_rdk_246"/>
            </w:sdtPr>
            <w:sdtContent>
              <w:del w:author="Nguyễn Anh Kiệt" w:id="2" w:date="2025-04-23T17:56:21Z"/>
              <w:sdt>
                <w:sdtPr>
                  <w:id w:val="1006385817"/>
                  <w:tag w:val="goog_rdk_24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Secure (Bảo mật)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23116375"/>
        <w:tag w:val="goog_rdk_251"/>
      </w:sdtPr>
      <w:sdtContent>
        <w:p w:rsidR="00000000" w:rsidDel="00000000" w:rsidP="00000000" w:rsidRDefault="00000000" w:rsidRPr="00000000" w14:paraId="0000004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627550335"/>
              <w:tag w:val="goog_rdk_249"/>
            </w:sdtPr>
            <w:sdtContent>
              <w:del w:author="Nguyễn Anh Kiệt" w:id="2" w:date="2025-04-23T17:56:21Z"/>
              <w:sdt>
                <w:sdtPr>
                  <w:id w:val="-1518890538"/>
                  <w:tag w:val="goog_rdk_2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Simple (Đơn giản)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83244940"/>
        <w:tag w:val="goog_rdk_254"/>
      </w:sdtPr>
      <w:sdtContent>
        <w:p w:rsidR="00000000" w:rsidDel="00000000" w:rsidP="00000000" w:rsidRDefault="00000000" w:rsidRPr="00000000" w14:paraId="0000004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62934604"/>
              <w:tag w:val="goog_rdk_252"/>
            </w:sdtPr>
            <w:sdtContent>
              <w:del w:author="Nguyễn Anh Kiệt" w:id="2" w:date="2025-04-23T17:56:21Z"/>
              <w:sdt>
                <w:sdtPr>
                  <w:id w:val="-2107182052"/>
                  <w:tag w:val="goog_rdk_2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Server (Máy chủ)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59521693"/>
        <w:tag w:val="goog_rdk_257"/>
      </w:sdtPr>
      <w:sdtContent>
        <w:p w:rsidR="00000000" w:rsidDel="00000000" w:rsidP="00000000" w:rsidRDefault="00000000" w:rsidRPr="00000000" w14:paraId="0000004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878156868"/>
              <w:tag w:val="goog_rdk_255"/>
            </w:sdtPr>
            <w:sdtContent>
              <w:del w:author="Nguyễn Anh Kiệt" w:id="2" w:date="2025-04-23T17:56:21Z"/>
              <w:sdt>
                <w:sdtPr>
                  <w:id w:val="-913839995"/>
                  <w:tag w:val="goog_rdk_2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Session (Phiên làm việc)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63226012"/>
        <w:tag w:val="goog_rdk_260"/>
      </w:sdtPr>
      <w:sdtContent>
        <w:p w:rsidR="00000000" w:rsidDel="00000000" w:rsidP="00000000" w:rsidRDefault="00000000" w:rsidRPr="00000000" w14:paraId="0000004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723762653"/>
              <w:tag w:val="goog_rdk_258"/>
            </w:sdtPr>
            <w:sdtContent>
              <w:del w:author="Nguyễn Anh Kiệt" w:id="2" w:date="2025-04-23T17:56:21Z"/>
              <w:sdt>
                <w:sdtPr>
                  <w:id w:val="1678759452"/>
                  <w:tag w:val="goog_rdk_25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 : Định danh của một socket bao gồm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87675221"/>
        <w:tag w:val="goog_rdk_264"/>
      </w:sdtPr>
      <w:sdtContent>
        <w:p w:rsidR="00000000" w:rsidDel="00000000" w:rsidP="00000000" w:rsidRDefault="00000000" w:rsidRPr="00000000" w14:paraId="0000004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028607941"/>
              <w:tag w:val="goog_rdk_261"/>
            </w:sdtPr>
            <w:sdtContent>
              <w:del w:author="Nguyễn Anh Kiệt" w:id="2" w:date="2025-04-23T17:56:21Z"/>
              <w:sdt>
                <w:sdtPr>
                  <w:id w:val="2127377564"/>
                  <w:tag w:val="goog_rdk_26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IP address và Portnumber</w:delText>
                      <w:tab/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919359462"/>
                    <w:tag w:val="goog_rdk_26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IP address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1822155513"/>
        <w:tag w:val="goog_rdk_267"/>
      </w:sdtPr>
      <w:sdtContent>
        <w:p w:rsidR="00000000" w:rsidDel="00000000" w:rsidP="00000000" w:rsidRDefault="00000000" w:rsidRPr="00000000" w14:paraId="0000004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783402667"/>
              <w:tag w:val="goog_rdk_265"/>
            </w:sdtPr>
            <w:sdtContent>
              <w:del w:author="Nguyễn Anh Kiệt" w:id="2" w:date="2025-04-23T17:56:21Z"/>
              <w:sdt>
                <w:sdtPr>
                  <w:id w:val="-997048521"/>
                  <w:tag w:val="goog_rdk_2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IP address và Mac address</w:delText>
                      <w:tab/>
                      <w:delText xml:space="preserve">D. IP address và User id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4357916"/>
        <w:tag w:val="goog_rdk_270"/>
      </w:sdtPr>
      <w:sdtContent>
        <w:p w:rsidR="00000000" w:rsidDel="00000000" w:rsidP="00000000" w:rsidRDefault="00000000" w:rsidRPr="00000000" w14:paraId="0000004D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487625519"/>
              <w:tag w:val="goog_rdk_268"/>
            </w:sdtPr>
            <w:sdtContent>
              <w:del w:author="Nguyễn Anh Kiệt" w:id="2" w:date="2025-04-23T17:56:21Z"/>
              <w:sdt>
                <w:sdtPr>
                  <w:id w:val="-678855591"/>
                  <w:tag w:val="goog_rdk_2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Thứ tự đúng từ trên xuống dưới trong mô hình OSI là 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33278512"/>
        <w:tag w:val="goog_rdk_275"/>
      </w:sdtPr>
      <w:sdtContent>
        <w:p w:rsidR="00000000" w:rsidDel="00000000" w:rsidP="00000000" w:rsidRDefault="00000000" w:rsidRPr="00000000" w14:paraId="0000004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91676017"/>
              <w:tag w:val="goog_rdk_271"/>
            </w:sdtPr>
            <w:sdtContent>
              <w:del w:author="Nguyễn Anh Kiệt" w:id="2" w:date="2025-04-23T17:56:21Z"/>
              <w:sdt>
                <w:sdtPr>
                  <w:id w:val="-1827318251"/>
                  <w:tag w:val="goog_rdk_2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Application – Transport – Sess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535876929"/>
                    <w:tag w:val="goog_rdk_27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</w:delText>
                    </w:r>
                  </w:sdtContent>
                </w:sdt>
                <w:sdt>
                  <w:sdtPr>
                    <w:id w:val="-125099762"/>
                    <w:tag w:val="goog_rdk_2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ion – Presentation – Network – Physical – Data Link </w:delText>
                    </w:r>
                  </w:sdtContent>
                </w:sdt>
              </w:del>
            </w:sdtContent>
          </w:sdt>
        </w:p>
      </w:sdtContent>
    </w:sdt>
    <w:sdt>
      <w:sdtPr>
        <w:id w:val="1538940264"/>
        <w:tag w:val="goog_rdk_278"/>
      </w:sdtPr>
      <w:sdtContent>
        <w:p w:rsidR="00000000" w:rsidDel="00000000" w:rsidP="00000000" w:rsidRDefault="00000000" w:rsidRPr="00000000" w14:paraId="0000004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86255369"/>
              <w:tag w:val="goog_rdk_276"/>
            </w:sdtPr>
            <w:sdtContent>
              <w:del w:author="Nguyễn Anh Kiệt" w:id="2" w:date="2025-04-23T17:56:21Z"/>
              <w:sdt>
                <w:sdtPr>
                  <w:id w:val="2020138410"/>
                  <w:tag w:val="goog_rdk_2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Application – Presentation – Session – Transport – Network – Data Link - Physical 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4875163"/>
        <w:tag w:val="goog_rdk_281"/>
      </w:sdtPr>
      <w:sdtContent>
        <w:p w:rsidR="00000000" w:rsidDel="00000000" w:rsidP="00000000" w:rsidRDefault="00000000" w:rsidRPr="00000000" w14:paraId="0000005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49835926"/>
              <w:tag w:val="goog_rdk_279"/>
            </w:sdtPr>
            <w:sdtContent>
              <w:del w:author="Nguyễn Anh Kiệt" w:id="2" w:date="2025-04-23T17:56:21Z"/>
              <w:sdt>
                <w:sdtPr>
                  <w:id w:val="-1677326882"/>
                  <w:tag w:val="goog_rdk_2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Application – Session – Presentation – Transport – Network – Data Link – Physical 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55385633"/>
        <w:tag w:val="goog_rdk_284"/>
      </w:sdtPr>
      <w:sdtContent>
        <w:p w:rsidR="00000000" w:rsidDel="00000000" w:rsidP="00000000" w:rsidRDefault="00000000" w:rsidRPr="00000000" w14:paraId="0000005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565841213"/>
              <w:tag w:val="goog_rdk_282"/>
            </w:sdtPr>
            <w:sdtContent>
              <w:del w:author="Nguyễn Anh Kiệt" w:id="2" w:date="2025-04-23T17:56:21Z"/>
              <w:sdt>
                <w:sdtPr>
                  <w:id w:val="1649287813"/>
                  <w:tag w:val="goog_rdk_2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Application – Presentation – Session – Transport – Internet – Data Link - Physical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95373204"/>
        <w:tag w:val="goog_rdk_293"/>
      </w:sdtPr>
      <w:sdtContent>
        <w:p w:rsidR="00000000" w:rsidDel="00000000" w:rsidP="00000000" w:rsidRDefault="00000000" w:rsidRPr="00000000" w14:paraId="00000052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648562268"/>
              <w:tag w:val="goog_rdk_285"/>
            </w:sdtPr>
            <w:sdtContent>
              <w:del w:author="Nguyễn Anh Kiệt" w:id="2" w:date="2025-04-23T17:56:21Z"/>
              <w:sdt>
                <w:sdtPr>
                  <w:id w:val="894793203"/>
                  <w:tag w:val="goog_rdk_2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Quá trình một thông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457501665"/>
              <w:tag w:val="goog_rdk_287"/>
            </w:sdtPr>
            <w:sdtContent>
              <w:ins w:author="Hải Lý Chí" w:id="15" w:date="2023-11-02T02:35:50Z">
                <w:sdt>
                  <w:sdtPr>
                    <w:id w:val="-32118342"/>
                    <w:tag w:val="goog_rdk_28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585714865"/>
                  <w:tag w:val="goog_rdk_289"/>
                </w:sdtPr>
                <w:sdtContent>
                  <w:ins w:author="Hải Lý Chí" w:id="15" w:date="2023-11-02T02:35:50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điệp</w:delText>
                      </w:r>
                    </w:del>
                  </w:ins>
                </w:sdtContent>
              </w:sdt>
              <w:ins w:author="Hải Lý Chí" w:id="15" w:date="2023-11-02T02:35:50Z">
                <w:del w:author="Nguyễn Anh Kiệt" w:id="2" w:date="2025-04-23T17:56:21Z"/>
              </w:ins>
            </w:sdtContent>
          </w:sdt>
          <w:sdt>
            <w:sdtPr>
              <w:id w:val="1494686111"/>
              <w:tag w:val="goog_rdk_290"/>
            </w:sdtPr>
            <w:sdtContent>
              <w:del w:author="Nguyễn Anh Kiệt" w:id="2" w:date="2025-04-23T17:56:21Z"/>
              <w:sdt>
                <w:sdtPr>
                  <w:id w:val="-1923813947"/>
                  <w:tag w:val="goog_rdk_2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diệp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598105519"/>
                    <w:tag w:val="goog_rdk_2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(message) được đưa qua các tầng (layer) và được thêm các thông tin điểu khiển vào đầu (header) trong hoạt động của thiết bị mạng được gọi là gì ?</w:delText>
                    </w:r>
                  </w:sdtContent>
                </w:sdt>
              </w:del>
            </w:sdtContent>
          </w:sdt>
        </w:p>
      </w:sdtContent>
    </w:sdt>
    <w:sdt>
      <w:sdtPr>
        <w:id w:val="318100109"/>
        <w:tag w:val="goog_rdk_297"/>
      </w:sdtPr>
      <w:sdtContent>
        <w:p w:rsidR="00000000" w:rsidDel="00000000" w:rsidP="00000000" w:rsidRDefault="00000000" w:rsidRPr="00000000" w14:paraId="00000053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868641992"/>
              <w:tag w:val="goog_rdk_294"/>
            </w:sdtPr>
            <w:sdtContent>
              <w:del w:author="Nguyễn Anh Kiệt" w:id="2" w:date="2025-04-23T17:56:21Z"/>
              <w:sdt>
                <w:sdtPr>
                  <w:id w:val="-465090098"/>
                  <w:tag w:val="goog_rdk_2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A.Compress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665516645"/>
                    <w:tag w:val="goog_rdk_29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B.Encapsulation</w:delText>
                    </w:r>
                  </w:sdtContent>
                </w:sdt>
              </w:del>
            </w:sdtContent>
          </w:sdt>
        </w:p>
      </w:sdtContent>
    </w:sdt>
    <w:sdt>
      <w:sdtPr>
        <w:id w:val="-1008100601"/>
        <w:tag w:val="goog_rdk_308"/>
      </w:sdtPr>
      <w:sdtContent>
        <w:p w:rsidR="00000000" w:rsidDel="00000000" w:rsidP="00000000" w:rsidRDefault="00000000" w:rsidRPr="00000000" w14:paraId="00000054">
          <w:pPr>
            <w:tabs>
              <w:tab w:val="left" w:leader="none" w:pos="992"/>
            </w:tabs>
            <w:rPr>
              <w:ins w:author="Lâm Hữu Thọ" w:id="17" w:date="2023-11-03T06:19:32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155611721"/>
              <w:tag w:val="goog_rdk_298"/>
            </w:sdtPr>
            <w:sdtContent>
              <w:del w:author="Nguyễn Anh Kiệt" w:id="2" w:date="2025-04-23T17:56:21Z"/>
              <w:sdt>
                <w:sdtPr>
                  <w:id w:val="-17087774"/>
                  <w:tag w:val="goog_rdk_2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C.De-Encapsulation.                     D.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754060544"/>
              <w:tag w:val="goog_rdk_300"/>
            </w:sdtPr>
            <w:sdtContent>
              <w:ins w:author="Ti Ăn Hại" w:id="16" w:date="2023-10-25T12:38:25Z">
                <w:sdt>
                  <w:sdtPr>
                    <w:id w:val="497127056"/>
                    <w:tag w:val="goog_rdk_30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348397089"/>
                  <w:tag w:val="goog_rdk_302"/>
                </w:sdtPr>
                <w:sdtContent>
                  <w:ins w:author="Ti Ăn Hại" w:id="16" w:date="2023-10-25T12:38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Ti Ăn Hại" w:id="16" w:date="2023-10-25T12:38:25Z">
                <w:del w:author="Nguyễn Anh Kiệt" w:id="2" w:date="2025-04-23T17:56:21Z"/>
              </w:ins>
            </w:sdtContent>
          </w:sdt>
          <w:sdt>
            <w:sdtPr>
              <w:id w:val="-1873643822"/>
              <w:tag w:val="goog_rdk_303"/>
            </w:sdtPr>
            <w:sdtContent>
              <w:del w:author="Nguyễn Anh Kiệt" w:id="2" w:date="2025-04-23T17:56:21Z"/>
              <w:sdt>
                <w:sdtPr>
                  <w:id w:val="-728805487"/>
                  <w:tag w:val="goog_rdk_3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Header-Adding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2044484862"/>
              <w:tag w:val="goog_rdk_305"/>
            </w:sdtPr>
            <w:sdtContent>
              <w:ins w:author="Lâm Hữu Thọ" w:id="17" w:date="2023-11-03T06:19:32Z">
                <w:sdt>
                  <w:sdtPr>
                    <w:id w:val="1464308740"/>
                    <w:tag w:val="goog_rdk_306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513959734"/>
                  <w:tag w:val="goog_rdk_307"/>
                </w:sdtPr>
                <w:sdtContent>
                  <w:ins w:author="Lâm Hữu Thọ" w:id="17" w:date="2023-11-03T06:19:3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Lâm Hữu Thọ" w:id="17" w:date="2023-11-03T06:19:32Z">
                <w:del w:author="Nguyễn Anh Kiệt" w:id="2" w:date="2025-04-23T17:56:21Z"/>
              </w:ins>
            </w:sdtContent>
          </w:sdt>
        </w:p>
      </w:sdtContent>
    </w:sdt>
    <w:sdt>
      <w:sdtPr>
        <w:id w:val="-1738219594"/>
        <w:tag w:val="goog_rdk_312"/>
      </w:sdtPr>
      <w:sdtContent>
        <w:p w:rsidR="00000000" w:rsidDel="00000000" w:rsidP="00000000" w:rsidRDefault="00000000" w:rsidRPr="00000000" w14:paraId="00000055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595278133"/>
              <w:tag w:val="goog_rdk_310"/>
            </w:sdtPr>
            <w:sdtContent>
              <w:del w:author="Nguyễn Anh Kiệt" w:id="2" w:date="2025-04-23T17:56:21Z"/>
              <w:sdt>
                <w:sdtPr>
                  <w:id w:val="1489499763"/>
                  <w:tag w:val="goog_rdk_3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53399606"/>
        <w:tag w:val="goog_rdk_315"/>
      </w:sdtPr>
      <w:sdtContent>
        <w:p w:rsidR="00000000" w:rsidDel="00000000" w:rsidP="00000000" w:rsidRDefault="00000000" w:rsidRPr="00000000" w14:paraId="00000056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63773996"/>
              <w:tag w:val="goog_rdk_313"/>
            </w:sdtPr>
            <w:sdtContent>
              <w:del w:author="Nguyễn Anh Kiệt" w:id="2" w:date="2025-04-23T17:56:21Z"/>
              <w:sdt>
                <w:sdtPr>
                  <w:id w:val="487213664"/>
                  <w:tag w:val="goog_rdk_3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bài Độ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26377958"/>
        <w:tag w:val="goog_rdk_334"/>
      </w:sdtPr>
      <w:sdtContent>
        <w:p w:rsidR="00000000" w:rsidDel="00000000" w:rsidP="00000000" w:rsidRDefault="00000000" w:rsidRPr="00000000" w14:paraId="00000057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2144276191"/>
              <w:tag w:val="goog_rdk_316"/>
            </w:sdtPr>
            <w:sdtContent>
              <w:del w:author="Nguyễn Anh Kiệt" w:id="2" w:date="2025-04-23T17:56:21Z"/>
              <w:sdt>
                <w:sdtPr>
                  <w:id w:val="1831032358"/>
                  <w:tag w:val="goog_rdk_3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 : Một gói tin có độ dài L=30000 bits được truyền trên đường liên kết giữa 2 router có tốc độ truyền R=10Mbps, khoảng cách giữa 2 Router d=300km và tốc độ lan truyền là s=3.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p>
              <m:sSup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pPr>
              <m:e>
                <w:sdt>
                  <w:sdtPr>
                    <w:id w:val="1138899481"/>
                    <w:tag w:val="goog_rdk_31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10</m:t>
                      </m:r>
                    </w:del>
                  </w:sdtContent>
                </w:sdt>
              </m:e>
              <m:sup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8</m:t>
                </m:r>
              </m:sup>
            </m:sSup>
            <w:sdt>
              <w:sdtPr>
                <w:id w:val="-1873383303"/>
                <w:tag w:val="goog_rdk_32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m/s</m:t>
                  </m:r>
                </w:del>
              </w:sdtContent>
            </w:sdt>
          </m:oMath>
          <w:sdt>
            <w:sdtPr>
              <w:id w:val="-1189500416"/>
              <w:tag w:val="goog_rdk_318"/>
            </w:sdtPr>
            <w:sdtContent>
              <w:del w:author="Nguyễn Anh Kiệt" w:id="2" w:date="2025-04-23T17:56:21Z"/>
              <w:sdt>
                <w:sdtPr>
                  <w:id w:val="-1607611339"/>
                  <w:tag w:val="goog_rdk_3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Để giảm độ trễ đầu cuối đi một nữa (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356974654"/>
                    <w:tag w:val="goog_rdk_323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d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614705236"/>
                <w:tag w:val="goog_rdk_32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</m:t>
                  </m:r>
                </w:del>
              </w:sdtContent>
            </w:sdt>
            <m:f>
              <m:f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fPr>
              <m:num>
                <w:sdt>
                  <w:sdtPr>
                    <w:id w:val="309366667"/>
                    <w:tag w:val="goog_rdk_32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d</m:t>
                      </m:r>
                    </w:del>
                  </w:sdtContent>
                </w:sdt>
              </m:num>
              <m:den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2</m:t>
                </m:r>
              </m:den>
            </m:f>
            <w:sdt>
              <w:sdtPr>
                <w:id w:val="1199572471"/>
                <w:tag w:val="goog_rdk_32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)</m:t>
                  </m:r>
                </w:del>
              </w:sdtContent>
            </w:sdt>
          </m:oMath>
          <w:sdt>
            <w:sdtPr>
              <w:id w:val="1881472585"/>
              <w:tag w:val="goog_rdk_322"/>
            </w:sdtPr>
            <w:sdtContent>
              <w:del w:author="Nguyễn Anh Kiệt" w:id="2" w:date="2025-04-23T17:56:21Z"/>
              <w:sdt>
                <w:sdtPr>
                  <w:id w:val="1849295668"/>
                  <w:tag w:val="goog_rdk_3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có thể điều chỉnh tốc độ truyền 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510463405"/>
                    <w:tag w:val="goog_rdk_32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695009536"/>
                <w:tag w:val="goog_rdk_33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 </m:t>
                  </m:r>
                </w:del>
              </w:sdtContent>
            </w:sdt>
          </m:oMath>
          <w:sdt>
            <w:sdtPr>
              <w:id w:val="635061976"/>
              <w:tag w:val="goog_rdk_328"/>
            </w:sdtPr>
            <w:sdtContent>
              <w:del w:author="Nguyễn Anh Kiệt" w:id="2" w:date="2025-04-23T17:56:21Z"/>
              <w:sdt>
                <w:sdtPr>
                  <w:id w:val="1810953482"/>
                  <w:tag w:val="goog_rdk_3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như thế nào ?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715305309"/>
                    <w:tag w:val="goog_rdk_33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(Bỏ qua</w:delText>
                    </w:r>
                  </w:sdtContent>
                </w:sdt>
                <w:sdt>
                  <w:sdtPr>
                    <w:id w:val="-1325661375"/>
                    <w:tag w:val="goog_rdk_33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độ trễ xử lí và độ trễ xếp hàng )</w:delText>
                    </w:r>
                  </w:sdtContent>
                </w:sdt>
              </w:del>
            </w:sdtContent>
          </w:sdt>
        </w:p>
      </w:sdtContent>
    </w:sdt>
    <w:sdt>
      <w:sdtPr>
        <w:id w:val="-40863107"/>
        <w:tag w:val="goog_rdk_344"/>
      </w:sdtPr>
      <w:sdtContent>
        <w:p w:rsidR="00000000" w:rsidDel="00000000" w:rsidP="00000000" w:rsidRDefault="00000000" w:rsidRPr="00000000" w14:paraId="00000058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734079758"/>
              <w:tag w:val="goog_rdk_33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327521558"/>
                <w:tag w:val="goog_rdk_33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683353868"/>
                    <w:tag w:val="goog_rdk_33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48408610"/>
                <w:tag w:val="goog_rdk_33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</m:t>
                  </m:r>
                </w:del>
              </w:sdtContent>
            </w:sdt>
            <w:sdt>
              <w:sdtPr>
                <w:id w:val="-357632893"/>
                <w:tag w:val="goog_rdk_34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973380798"/>
                    <w:tag w:val="goog_rdk_341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057504887"/>
                <w:tag w:val="goog_rdk_34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-1179023651"/>
              <w:tag w:val="goog_rdk_336"/>
            </w:sdtPr>
            <w:sdtContent>
              <w:del w:author="Nguyễn Anh Kiệt" w:id="2" w:date="2025-04-23T17:56:21Z"/>
              <w:sdt>
                <w:sdtPr>
                  <w:id w:val="102468354"/>
                  <w:tag w:val="goog_rdk_3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24581938"/>
        <w:tag w:val="goog_rdk_353"/>
      </w:sdtPr>
      <w:sdtContent>
        <w:p w:rsidR="00000000" w:rsidDel="00000000" w:rsidP="00000000" w:rsidRDefault="00000000" w:rsidRPr="00000000" w14:paraId="00000059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493334479"/>
              <w:tag w:val="goog_rdk_34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890165914"/>
                <w:tag w:val="goog_rdk_34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709801906"/>
                    <w:tag w:val="goog_rdk_34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060484709"/>
                <w:tag w:val="goog_rdk_34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781610759"/>
                    <w:tag w:val="goog_rdk_350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2045676542"/>
                <w:tag w:val="goog_rdk_35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863263830"/>
              <w:tag w:val="goog_rdk_346"/>
            </w:sdtPr>
            <w:sdtContent>
              <w:del w:author="Nguyễn Anh Kiệt" w:id="2" w:date="2025-04-23T17:56:21Z"/>
              <w:sdt>
                <w:sdtPr>
                  <w:id w:val="244077765"/>
                  <w:tag w:val="goog_rdk_3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71539863"/>
        <w:tag w:val="goog_rdk_356"/>
      </w:sdtPr>
      <w:sdtContent>
        <w:p w:rsidR="00000000" w:rsidDel="00000000" w:rsidP="00000000" w:rsidRDefault="00000000" w:rsidRPr="00000000" w14:paraId="0000005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833662814"/>
              <w:tag w:val="goog_rdk_354"/>
            </w:sdtPr>
            <w:sdtContent>
              <w:del w:author="Nguyễn Anh Kiệt" w:id="2" w:date="2025-04-23T17:56:21Z"/>
              <w:sdt>
                <w:sdtPr>
                  <w:id w:val="-1268318115"/>
                  <w:tag w:val="goog_rdk_3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55660801"/>
        <w:tag w:val="goog_rdk_359"/>
      </w:sdtPr>
      <w:sdtContent>
        <w:p w:rsidR="00000000" w:rsidDel="00000000" w:rsidP="00000000" w:rsidRDefault="00000000" w:rsidRPr="00000000" w14:paraId="0000005B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834128633"/>
              <w:tag w:val="goog_rdk_357"/>
            </w:sdtPr>
            <w:sdtContent>
              <w:del w:author="Nguyễn Anh Kiệt" w:id="2" w:date="2025-04-23T17:56:21Z"/>
              <w:sdt>
                <w:sdtPr>
                  <w:id w:val="1068271861"/>
                  <w:tag w:val="goog_rdk_3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22015247"/>
        <w:tag w:val="goog_rdk_362"/>
      </w:sdtPr>
      <w:sdtContent>
        <w:p w:rsidR="00000000" w:rsidDel="00000000" w:rsidP="00000000" w:rsidRDefault="00000000" w:rsidRPr="00000000" w14:paraId="0000005C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243627565"/>
              <w:tag w:val="goog_rdk_360"/>
            </w:sdtPr>
            <w:sdtContent>
              <w:del w:author="Nguyễn Anh Kiệt" w:id="2" w:date="2025-04-23T17:56:21Z"/>
              <w:sdt>
                <w:sdtPr>
                  <w:id w:val="-219765683"/>
                  <w:tag w:val="goog_rdk_3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49614737"/>
        <w:tag w:val="goog_rdk_365"/>
      </w:sdtPr>
      <w:sdtContent>
        <w:p w:rsidR="00000000" w:rsidDel="00000000" w:rsidP="00000000" w:rsidRDefault="00000000" w:rsidRPr="00000000" w14:paraId="0000005D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165798185"/>
              <w:tag w:val="goog_rdk_363"/>
            </w:sdtPr>
            <w:sdtContent>
              <w:del w:author="Nguyễn Anh Kiệt" w:id="2" w:date="2025-04-23T17:56:21Z"/>
              <w:sdt>
                <w:sdtPr>
                  <w:id w:val="1453917960"/>
                  <w:tag w:val="goog_rdk_3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Một gói tin có độ dài 12000 bit và được truyền qua đường truyền có tốc độ R = 20 Mbps. Nếu tốc độ lan truyền là 2.5x10^8 m/s và khoảng cách giữa hai đầu nối là D = 350 km, khi nào gói tin đến đích nếu tốc độ truyền tăng lên gấp đôi?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6372423"/>
        <w:tag w:val="goog_rdk_374"/>
      </w:sdtPr>
      <w:sdtContent>
        <w:p w:rsidR="00000000" w:rsidDel="00000000" w:rsidP="00000000" w:rsidRDefault="00000000" w:rsidRPr="00000000" w14:paraId="0000005E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413184990"/>
              <w:tag w:val="goog_rdk_366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1671660013"/>
                <w:tag w:val="goog_rdk_36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2117170896"/>
                    <w:tag w:val="goog_rdk_36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849374680"/>
                <w:tag w:val="goog_rdk_37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284958175"/>
                    <w:tag w:val="goog_rdk_371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765340705"/>
                <w:tag w:val="goog_rdk_37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-1961113316"/>
              <w:tag w:val="goog_rdk_367"/>
            </w:sdtPr>
            <w:sdtContent>
              <w:del w:author="Nguyễn Anh Kiệt" w:id="2" w:date="2025-04-23T17:56:21Z"/>
              <w:sdt>
                <w:sdtPr>
                  <w:id w:val="-2147201026"/>
                  <w:tag w:val="goog_rdk_3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19233656"/>
        <w:tag w:val="goog_rdk_383"/>
      </w:sdtPr>
      <w:sdtContent>
        <w:p w:rsidR="00000000" w:rsidDel="00000000" w:rsidP="00000000" w:rsidRDefault="00000000" w:rsidRPr="00000000" w14:paraId="0000005F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1981418235"/>
              <w:tag w:val="goog_rdk_37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677158516"/>
                <w:tag w:val="goog_rdk_37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634107590"/>
                    <w:tag w:val="goog_rdk_37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223963105"/>
                <w:tag w:val="goog_rdk_37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941254624"/>
                    <w:tag w:val="goog_rdk_380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802640538"/>
                <w:tag w:val="goog_rdk_38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575812164"/>
              <w:tag w:val="goog_rdk_376"/>
            </w:sdtPr>
            <w:sdtContent>
              <w:del w:author="Nguyễn Anh Kiệt" w:id="2" w:date="2025-04-23T17:56:21Z"/>
              <w:sdt>
                <w:sdtPr>
                  <w:id w:val="699848296"/>
                  <w:tag w:val="goog_rdk_3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00907221"/>
        <w:tag w:val="goog_rdk_386"/>
      </w:sdtPr>
      <w:sdtContent>
        <w:p w:rsidR="00000000" w:rsidDel="00000000" w:rsidP="00000000" w:rsidRDefault="00000000" w:rsidRPr="00000000" w14:paraId="00000060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2046001107"/>
              <w:tag w:val="goog_rdk_384"/>
            </w:sdtPr>
            <w:sdtContent>
              <w:del w:author="Nguyễn Anh Kiệt" w:id="2" w:date="2025-04-23T17:56:21Z"/>
              <w:sdt>
                <w:sdtPr>
                  <w:id w:val="-94764750"/>
                  <w:tag w:val="goog_rdk_3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70475171"/>
        <w:tag w:val="goog_rdk_389"/>
      </w:sdtPr>
      <w:sdtContent>
        <w:p w:rsidR="00000000" w:rsidDel="00000000" w:rsidP="00000000" w:rsidRDefault="00000000" w:rsidRPr="00000000" w14:paraId="00000061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742148903"/>
              <w:tag w:val="goog_rdk_387"/>
            </w:sdtPr>
            <w:sdtContent>
              <w:del w:author="Nguyễn Anh Kiệt" w:id="2" w:date="2025-04-23T17:56:21Z"/>
              <w:sdt>
                <w:sdtPr>
                  <w:id w:val="1331176480"/>
                  <w:tag w:val="goog_rdk_3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Một gói tin với độ dài L = 60000 bit được truyền qua đường truyền có tốc độ R = 10 Mbps và tốc độ lan truyền S = 2.5x10^8 m/s. Nếu khoảng cách giữa hai bộ định tuyến đơn vị giảm một nửa, hãy tìm tốc độ truyền R{new} cần thiết để giữ nguyên độ trễ đầu cuối.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60335691"/>
        <w:tag w:val="goog_rdk_398"/>
      </w:sdtPr>
      <w:sdtContent>
        <w:p w:rsidR="00000000" w:rsidDel="00000000" w:rsidP="00000000" w:rsidRDefault="00000000" w:rsidRPr="00000000" w14:paraId="00000062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523874171"/>
              <w:tag w:val="goog_rdk_390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474481300"/>
                <w:tag w:val="goog_rdk_39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305035153"/>
                    <w:tag w:val="goog_rdk_393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007135854"/>
                <w:tag w:val="goog_rdk_39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331256874"/>
                    <w:tag w:val="goog_rdk_39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843118239"/>
                <w:tag w:val="goog_rdk_39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1768524811"/>
              <w:tag w:val="goog_rdk_391"/>
            </w:sdtPr>
            <w:sdtContent>
              <w:del w:author="Nguyễn Anh Kiệt" w:id="2" w:date="2025-04-23T17:56:21Z"/>
              <w:sdt>
                <w:sdtPr>
                  <w:id w:val="228373201"/>
                  <w:tag w:val="goog_rdk_3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18493618"/>
        <w:tag w:val="goog_rdk_407"/>
      </w:sdtPr>
      <w:sdtContent>
        <w:p w:rsidR="00000000" w:rsidDel="00000000" w:rsidP="00000000" w:rsidRDefault="00000000" w:rsidRPr="00000000" w14:paraId="00000063">
          <w:pPr>
            <w:rPr>
              <w:del w:author="Nguyễn Anh Kiệt" w:id="2" w:date="2025-04-23T17:56:21Z"/>
              <w:u w:val="single"/>
              <w:rPrChange w:author="Nam Nguyen" w:id="18" w:date="2025-10-31T10:54:59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684970290"/>
              <w:tag w:val="goog_rdk_399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297385121"/>
                <w:tag w:val="goog_rdk_40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145218024"/>
                    <w:tag w:val="goog_rdk_402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565351466"/>
                <w:tag w:val="goog_rdk_403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209220838"/>
                    <w:tag w:val="goog_rdk_404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911931815"/>
                <w:tag w:val="goog_rdk_40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272018069"/>
              <w:tag w:val="goog_rdk_400"/>
            </w:sdtPr>
            <w:sdtContent>
              <w:del w:author="Nguyễn Anh Kiệt" w:id="2" w:date="2025-04-23T17:56:21Z"/>
              <w:sdt>
                <w:sdtPr>
                  <w:id w:val="-1537141303"/>
                  <w:tag w:val="goog_rdk_4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02197705"/>
        <w:tag w:val="goog_rdk_410"/>
      </w:sdtPr>
      <w:sdtContent>
        <w:p w:rsidR="00000000" w:rsidDel="00000000" w:rsidP="00000000" w:rsidRDefault="00000000" w:rsidRPr="00000000" w14:paraId="00000064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071064326"/>
              <w:tag w:val="goog_rdk_408"/>
            </w:sdtPr>
            <w:sdtContent>
              <w:del w:author="Nguyễn Anh Kiệt" w:id="2" w:date="2025-04-23T17:56:21Z"/>
              <w:sdt>
                <w:sdtPr>
                  <w:id w:val="1380444901"/>
                  <w:tag w:val="goog_rdk_4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02441179"/>
        <w:tag w:val="goog_rdk_421"/>
      </w:sdtPr>
      <w:sdtContent>
        <w:p w:rsidR="00000000" w:rsidDel="00000000" w:rsidP="00000000" w:rsidRDefault="00000000" w:rsidRPr="00000000" w14:paraId="00000065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91066544"/>
              <w:tag w:val="goog_rdk_411"/>
            </w:sdtPr>
            <w:sdtContent>
              <w:del w:author="Nguyễn Anh Kiệt" w:id="2" w:date="2025-04-23T17:56:21Z"/>
              <w:sdt>
                <w:sdtPr>
                  <w:id w:val="-1973095689"/>
                  <w:tag w:val="goog_rdk_4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Một gói tin có độ dài L = 50000 bit và tốc độ truyền R = 15 Mbps. Khoảng cách giữa hai bộ định tuyến là D = 500 km và tốc độ lan truyền là S = 3*10^8 m/s. Để giảm độ trễ đầu cuối đi một nửa, tốc độ truyền mới R{new} phải thế nào?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770686465"/>
                    <w:tag w:val="goog_rdk_41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br w:type="textWrapping"/>
                    </w:r>
                  </w:sdtContent>
                </w:sdt>
              </w:del>
            </w:sdtContent>
          </w:sdt>
          <m:oMath>
            <w:sdt>
              <w:sdtPr>
                <w:id w:val="1970230623"/>
                <w:tag w:val="goog_rdk_41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83029118"/>
                    <w:tag w:val="goog_rdk_416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291074582"/>
                <w:tag w:val="goog_rdk_41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037627035"/>
                    <w:tag w:val="goog_rdk_41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165423148"/>
                <w:tag w:val="goog_rdk_41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-576983319"/>
              <w:tag w:val="goog_rdk_414"/>
            </w:sdtPr>
            <w:sdtContent>
              <w:del w:author="Nguyễn Anh Kiệt" w:id="2" w:date="2025-04-23T17:56:21Z"/>
              <w:sdt>
                <w:sdtPr>
                  <w:id w:val="1846149042"/>
                  <w:tag w:val="goog_rdk_4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74015951"/>
        <w:tag w:val="goog_rdk_430"/>
      </w:sdtPr>
      <w:sdtContent>
        <w:p w:rsidR="00000000" w:rsidDel="00000000" w:rsidP="00000000" w:rsidRDefault="00000000" w:rsidRPr="00000000" w14:paraId="00000066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865643702"/>
              <w:tag w:val="goog_rdk_422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1043287081"/>
                <w:tag w:val="goog_rdk_42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2139750514"/>
                    <w:tag w:val="goog_rdk_42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283989439"/>
                <w:tag w:val="goog_rdk_42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2062464101"/>
                    <w:tag w:val="goog_rdk_427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356104486"/>
                <w:tag w:val="goog_rdk_42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941906717"/>
              <w:tag w:val="goog_rdk_423"/>
            </w:sdtPr>
            <w:sdtContent>
              <w:del w:author="Nguyễn Anh Kiệt" w:id="2" w:date="2025-04-23T17:56:21Z"/>
              <w:sdt>
                <w:sdtPr>
                  <w:id w:val="1469731691"/>
                  <w:tag w:val="goog_rdk_42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80094899"/>
        <w:tag w:val="goog_rdk_433"/>
      </w:sdtPr>
      <w:sdtContent>
        <w:p w:rsidR="00000000" w:rsidDel="00000000" w:rsidP="00000000" w:rsidRDefault="00000000" w:rsidRPr="00000000" w14:paraId="00000067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387591019"/>
              <w:tag w:val="goog_rdk_431"/>
            </w:sdtPr>
            <w:sdtContent>
              <w:del w:author="Nguyễn Anh Kiệt" w:id="2" w:date="2025-04-23T17:56:21Z"/>
              <w:sdt>
                <w:sdtPr>
                  <w:id w:val="1799512825"/>
                  <w:tag w:val="goog_rdk_4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Một gói tin có độ dài L = 40000 bit được gửi qua đường truyền có tốc độ R = 20 Mbps. Khoảng cách giữa hai bộ định tuyến là D = 200 km và tốc độ lan truyền là S = 3*10^8 m/s. Nếu muốn giảm độ trễ đầu cuối đi một nửa, chúng ta cần điều chỉnh tốc độ truyền R{new} như thế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3875925"/>
        <w:tag w:val="goog_rdk_442"/>
      </w:sdtPr>
      <w:sdtContent>
        <w:p w:rsidR="00000000" w:rsidDel="00000000" w:rsidP="00000000" w:rsidRDefault="00000000" w:rsidRPr="00000000" w14:paraId="00000068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593072575"/>
              <w:tag w:val="goog_rdk_434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2135746904"/>
                <w:tag w:val="goog_rdk_43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931993404"/>
                    <w:tag w:val="goog_rdk_437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772155282"/>
                <w:tag w:val="goog_rdk_43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105254460"/>
                    <w:tag w:val="goog_rdk_43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215844351"/>
                <w:tag w:val="goog_rdk_44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703795406"/>
              <w:tag w:val="goog_rdk_435"/>
            </w:sdtPr>
            <w:sdtContent>
              <w:del w:author="Nguyễn Anh Kiệt" w:id="2" w:date="2025-04-23T17:56:21Z"/>
              <w:sdt>
                <w:sdtPr>
                  <w:id w:val="-1489753767"/>
                  <w:tag w:val="goog_rdk_4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00537163"/>
        <w:tag w:val="goog_rdk_451"/>
      </w:sdtPr>
      <w:sdtContent>
        <w:p w:rsidR="00000000" w:rsidDel="00000000" w:rsidP="00000000" w:rsidRDefault="00000000" w:rsidRPr="00000000" w14:paraId="00000069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284231156"/>
              <w:tag w:val="goog_rdk_443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287599796"/>
                <w:tag w:val="goog_rdk_44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422399674"/>
                    <w:tag w:val="goog_rdk_446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386714234"/>
                <w:tag w:val="goog_rdk_44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600146768"/>
                    <w:tag w:val="goog_rdk_44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728356751"/>
                <w:tag w:val="goog_rdk_44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1034579144"/>
              <w:tag w:val="goog_rdk_444"/>
            </w:sdtPr>
            <w:sdtContent>
              <w:del w:author="Nguyễn Anh Kiệt" w:id="2" w:date="2025-04-23T17:56:21Z"/>
              <w:sdt>
                <w:sdtPr>
                  <w:id w:val="238018401"/>
                  <w:tag w:val="goog_rdk_4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46222731"/>
        <w:tag w:val="goog_rdk_454"/>
      </w:sdtPr>
      <w:sdtContent>
        <w:p w:rsidR="00000000" w:rsidDel="00000000" w:rsidP="00000000" w:rsidRDefault="00000000" w:rsidRPr="00000000" w14:paraId="0000006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818279258"/>
              <w:tag w:val="goog_rdk_452"/>
            </w:sdtPr>
            <w:sdtContent>
              <w:del w:author="Nguyễn Anh Kiệt" w:id="2" w:date="2025-04-23T17:56:21Z"/>
              <w:sdt>
                <w:sdtPr>
                  <w:id w:val="-818698534"/>
                  <w:tag w:val="goog_rdk_4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TCP và UDP hoạt động ở tầng nào các chồng giao thức?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32054130"/>
        <w:tag w:val="goog_rdk_458"/>
      </w:sdtPr>
      <w:sdtContent>
        <w:p w:rsidR="00000000" w:rsidDel="00000000" w:rsidP="00000000" w:rsidRDefault="00000000" w:rsidRPr="00000000" w14:paraId="0000006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526654914"/>
              <w:tag w:val="goog_rdk_455"/>
            </w:sdtPr>
            <w:sdtContent>
              <w:del w:author="Nguyễn Anh Kiệt" w:id="2" w:date="2025-04-23T17:56:21Z"/>
              <w:sdt>
                <w:sdtPr>
                  <w:id w:val="-318232301"/>
                  <w:tag w:val="goog_rdk_4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678712436"/>
                    <w:tag w:val="goog_rdk_45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tab/>
                      <w:delText xml:space="preserve">B.Tầng Mạng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-689883060"/>
        <w:tag w:val="goog_rdk_461"/>
      </w:sdtPr>
      <w:sdtContent>
        <w:p w:rsidR="00000000" w:rsidDel="00000000" w:rsidP="00000000" w:rsidRDefault="00000000" w:rsidRPr="00000000" w14:paraId="0000006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85670294"/>
              <w:tag w:val="goog_rdk_459"/>
            </w:sdtPr>
            <w:sdtContent>
              <w:del w:author="Nguyễn Anh Kiệt" w:id="2" w:date="2025-04-23T17:56:21Z"/>
              <w:sdt>
                <w:sdtPr>
                  <w:id w:val="2115249469"/>
                  <w:tag w:val="goog_rdk_4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Ứng dụng</w:delText>
                      <w:tab/>
                      <w:delText xml:space="preserve">D.  Tầng Liên Kết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16322836"/>
        <w:tag w:val="goog_rdk_464"/>
      </w:sdtPr>
      <w:sdtContent>
        <w:p w:rsidR="00000000" w:rsidDel="00000000" w:rsidP="00000000" w:rsidRDefault="00000000" w:rsidRPr="00000000" w14:paraId="0000006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30257448"/>
              <w:tag w:val="goog_rdk_462"/>
            </w:sdtPr>
            <w:sdtContent>
              <w:del w:author="Nguyễn Anh Kiệt" w:id="2" w:date="2025-04-23T17:56:21Z"/>
              <w:sdt>
                <w:sdtPr>
                  <w:id w:val="680419074"/>
                  <w:tag w:val="goog_rdk_4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08224208"/>
        <w:tag w:val="goog_rdk_467"/>
      </w:sdtPr>
      <w:sdtContent>
        <w:p w:rsidR="00000000" w:rsidDel="00000000" w:rsidP="00000000" w:rsidRDefault="00000000" w:rsidRPr="00000000" w14:paraId="0000006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85286445"/>
              <w:tag w:val="goog_rdk_465"/>
            </w:sdtPr>
            <w:sdtContent>
              <w:del w:author="Nguyễn Anh Kiệt" w:id="2" w:date="2025-04-23T17:56:21Z"/>
              <w:sdt>
                <w:sdtPr>
                  <w:id w:val="-1859507802"/>
                  <w:tag w:val="goog_rdk_4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mô hình OSI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38644811"/>
        <w:tag w:val="goog_rdk_470"/>
      </w:sdtPr>
      <w:sdtContent>
        <w:p w:rsidR="00000000" w:rsidDel="00000000" w:rsidP="00000000" w:rsidRDefault="00000000" w:rsidRPr="00000000" w14:paraId="0000006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89479576"/>
              <w:tag w:val="goog_rdk_468"/>
            </w:sdtPr>
            <w:sdtContent>
              <w:del w:author="Nguyễn Anh Kiệt" w:id="2" w:date="2025-04-23T17:56:21Z"/>
              <w:sdt>
                <w:sdtPr>
                  <w:id w:val="-430478232"/>
                  <w:tag w:val="goog_rdk_4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Lớp nào của OSI Model có nhiệm vụ đảm bảo giao tiếp từ phía cuối đến cuối (end-to-end communication)?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27075698"/>
        <w:tag w:val="goog_rdk_473"/>
      </w:sdtPr>
      <w:sdtContent>
        <w:p w:rsidR="00000000" w:rsidDel="00000000" w:rsidP="00000000" w:rsidRDefault="00000000" w:rsidRPr="00000000" w14:paraId="0000007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03187480"/>
              <w:tag w:val="goog_rdk_471"/>
            </w:sdtPr>
            <w:sdtContent>
              <w:del w:author="Nguyễn Anh Kiệt" w:id="2" w:date="2025-04-23T17:56:21Z"/>
              <w:sdt>
                <w:sdtPr>
                  <w:id w:val="672476065"/>
                  <w:tag w:val="goog_rdk_4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85329804"/>
        <w:tag w:val="goog_rdk_476"/>
      </w:sdtPr>
      <w:sdtContent>
        <w:p w:rsidR="00000000" w:rsidDel="00000000" w:rsidP="00000000" w:rsidRDefault="00000000" w:rsidRPr="00000000" w14:paraId="0000007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70072350"/>
              <w:tag w:val="goog_rdk_474"/>
            </w:sdtPr>
            <w:sdtContent>
              <w:del w:author="Nguyễn Anh Kiệt" w:id="2" w:date="2025-04-23T17:56:21Z"/>
              <w:sdt>
                <w:sdtPr>
                  <w:id w:val="783084166"/>
                  <w:tag w:val="goog_rdk_47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1801496"/>
        <w:tag w:val="goog_rdk_479"/>
      </w:sdtPr>
      <w:sdtContent>
        <w:p w:rsidR="00000000" w:rsidDel="00000000" w:rsidP="00000000" w:rsidRDefault="00000000" w:rsidRPr="00000000" w14:paraId="0000007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36910774"/>
              <w:tag w:val="goog_rdk_477"/>
            </w:sdtPr>
            <w:sdtContent>
              <w:del w:author="Nguyễn Anh Kiệt" w:id="2" w:date="2025-04-23T17:56:21Z"/>
              <w:sdt>
                <w:sdtPr>
                  <w:id w:val="-1484267759"/>
                  <w:tag w:val="goog_rdk_4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Data Link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4694395"/>
        <w:tag w:val="goog_rdk_482"/>
      </w:sdtPr>
      <w:sdtContent>
        <w:p w:rsidR="00000000" w:rsidDel="00000000" w:rsidP="00000000" w:rsidRDefault="00000000" w:rsidRPr="00000000" w14:paraId="0000007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50720196"/>
              <w:tag w:val="goog_rdk_480"/>
            </w:sdtPr>
            <w:sdtContent>
              <w:del w:author="Nguyễn Anh Kiệt" w:id="2" w:date="2025-04-23T17:56:21Z"/>
              <w:sdt>
                <w:sdtPr>
                  <w:id w:val="-477629941"/>
                  <w:tag w:val="goog_rdk_4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Network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94538901"/>
        <w:tag w:val="goog_rdk_485"/>
      </w:sdtPr>
      <w:sdtContent>
        <w:p w:rsidR="00000000" w:rsidDel="00000000" w:rsidP="00000000" w:rsidRDefault="00000000" w:rsidRPr="00000000" w14:paraId="0000007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18839087"/>
              <w:tag w:val="goog_rdk_483"/>
            </w:sdtPr>
            <w:sdtContent>
              <w:del w:author="Nguyễn Anh Kiệt" w:id="2" w:date="2025-04-23T17:56:21Z"/>
              <w:sdt>
                <w:sdtPr>
                  <w:id w:val="-1785818140"/>
                  <w:tag w:val="goog_rdk_4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64996250"/>
        <w:tag w:val="goog_rdk_488"/>
      </w:sdtPr>
      <w:sdtContent>
        <w:p w:rsidR="00000000" w:rsidDel="00000000" w:rsidP="00000000" w:rsidRDefault="00000000" w:rsidRPr="00000000" w14:paraId="0000007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8703782"/>
              <w:tag w:val="goog_rdk_486"/>
            </w:sdtPr>
            <w:sdtContent>
              <w:del w:author="Nguyễn Anh Kiệt" w:id="2" w:date="2025-04-23T17:56:21Z"/>
              <w:sdt>
                <w:sdtPr>
                  <w:id w:val="186342796"/>
                  <w:tag w:val="goog_rdk_4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Lớp OSI nào thực hiện việc chuyển đổi và mã hóa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846220"/>
        <w:tag w:val="goog_rdk_491"/>
      </w:sdtPr>
      <w:sdtContent>
        <w:p w:rsidR="00000000" w:rsidDel="00000000" w:rsidP="00000000" w:rsidRDefault="00000000" w:rsidRPr="00000000" w14:paraId="0000007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98706263"/>
              <w:tag w:val="goog_rdk_489"/>
            </w:sdtPr>
            <w:sdtContent>
              <w:del w:author="Nguyễn Anh Kiệt" w:id="2" w:date="2025-04-23T17:56:21Z"/>
              <w:sdt>
                <w:sdtPr>
                  <w:id w:val="-64191322"/>
                  <w:tag w:val="goog_rdk_4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Session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84485733"/>
        <w:tag w:val="goog_rdk_494"/>
      </w:sdtPr>
      <w:sdtContent>
        <w:p w:rsidR="00000000" w:rsidDel="00000000" w:rsidP="00000000" w:rsidRDefault="00000000" w:rsidRPr="00000000" w14:paraId="0000007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3811751"/>
              <w:tag w:val="goog_rdk_492"/>
            </w:sdtPr>
            <w:sdtContent>
              <w:del w:author="Nguyễn Anh Kiệt" w:id="2" w:date="2025-04-23T17:56:21Z"/>
              <w:sdt>
                <w:sdtPr>
                  <w:id w:val="-892658796"/>
                  <w:tag w:val="goog_rdk_49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17055456"/>
        <w:tag w:val="goog_rdk_498"/>
      </w:sdtPr>
      <w:sdtContent>
        <w:p w:rsidR="00000000" w:rsidDel="00000000" w:rsidP="00000000" w:rsidRDefault="00000000" w:rsidRPr="00000000" w14:paraId="0000007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80087086"/>
              <w:tag w:val="goog_rdk_495"/>
            </w:sdtPr>
            <w:sdtContent>
              <w:del w:author="Nguyễn Anh Kiệt" w:id="2" w:date="2025-04-23T17:56:21Z"/>
              <w:sdt>
                <w:sdtPr>
                  <w:id w:val="-303225043"/>
                  <w:tag w:val="goog_rdk_4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Application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699856303"/>
                    <w:tag w:val="goog_rdk_49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-1395711740"/>
        <w:tag w:val="goog_rdk_501"/>
      </w:sdtPr>
      <w:sdtContent>
        <w:p w:rsidR="00000000" w:rsidDel="00000000" w:rsidP="00000000" w:rsidRDefault="00000000" w:rsidRPr="00000000" w14:paraId="0000007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18551092"/>
              <w:tag w:val="goog_rdk_499"/>
            </w:sdtPr>
            <w:sdtContent>
              <w:del w:author="Nguyễn Anh Kiệt" w:id="2" w:date="2025-04-23T17:56:21Z"/>
              <w:sdt>
                <w:sdtPr>
                  <w:id w:val="1665311844"/>
                  <w:tag w:val="goog_rdk_5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53228600"/>
        <w:tag w:val="goog_rdk_504"/>
      </w:sdtPr>
      <w:sdtContent>
        <w:p w:rsidR="00000000" w:rsidDel="00000000" w:rsidP="00000000" w:rsidRDefault="00000000" w:rsidRPr="00000000" w14:paraId="0000007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55357645"/>
              <w:tag w:val="goog_rdk_502"/>
            </w:sdtPr>
            <w:sdtContent>
              <w:del w:author="Nguyễn Anh Kiệt" w:id="2" w:date="2025-04-23T17:56:21Z"/>
              <w:sdt>
                <w:sdtPr>
                  <w:id w:val="1862804492"/>
                  <w:tag w:val="goog_rdk_5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22777551"/>
        <w:tag w:val="goog_rdk_507"/>
      </w:sdtPr>
      <w:sdtContent>
        <w:p w:rsidR="00000000" w:rsidDel="00000000" w:rsidP="00000000" w:rsidRDefault="00000000" w:rsidRPr="00000000" w14:paraId="0000007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77285299"/>
              <w:tag w:val="goog_rdk_505"/>
            </w:sdtPr>
            <w:sdtContent>
              <w:del w:author="Nguyễn Anh Kiệt" w:id="2" w:date="2025-04-23T17:56:21Z"/>
              <w:sdt>
                <w:sdtPr>
                  <w:id w:val="-1168663682"/>
                  <w:tag w:val="goog_rdk_5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Lớp OSI nào chịu trách nhiệm thiết lập, duy trì và kết thúc phiên (session)?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86008787"/>
        <w:tag w:val="goog_rdk_510"/>
      </w:sdtPr>
      <w:sdtContent>
        <w:p w:rsidR="00000000" w:rsidDel="00000000" w:rsidP="00000000" w:rsidRDefault="00000000" w:rsidRPr="00000000" w14:paraId="0000007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89068779"/>
              <w:tag w:val="goog_rdk_508"/>
            </w:sdtPr>
            <w:sdtContent>
              <w:del w:author="Nguyễn Anh Kiệt" w:id="2" w:date="2025-04-23T17:56:21Z"/>
              <w:sdt>
                <w:sdtPr>
                  <w:id w:val="1659445593"/>
                  <w:tag w:val="goog_rdk_5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43234755"/>
        <w:tag w:val="goog_rdk_513"/>
      </w:sdtPr>
      <w:sdtContent>
        <w:p w:rsidR="00000000" w:rsidDel="00000000" w:rsidP="00000000" w:rsidRDefault="00000000" w:rsidRPr="00000000" w14:paraId="0000007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85979074"/>
              <w:tag w:val="goog_rdk_511"/>
            </w:sdtPr>
            <w:sdtContent>
              <w:del w:author="Nguyễn Anh Kiệt" w:id="2" w:date="2025-04-23T17:56:21Z"/>
              <w:sdt>
                <w:sdtPr>
                  <w:id w:val="1267216443"/>
                  <w:tag w:val="goog_rdk_5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76652301"/>
        <w:tag w:val="goog_rdk_516"/>
      </w:sdtPr>
      <w:sdtContent>
        <w:p w:rsidR="00000000" w:rsidDel="00000000" w:rsidP="00000000" w:rsidRDefault="00000000" w:rsidRPr="00000000" w14:paraId="0000007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42095615"/>
              <w:tag w:val="goog_rdk_514"/>
            </w:sdtPr>
            <w:sdtContent>
              <w:del w:author="Nguyễn Anh Kiệt" w:id="2" w:date="2025-04-23T17:56:21Z"/>
              <w:sdt>
                <w:sdtPr>
                  <w:id w:val="716577357"/>
                  <w:tag w:val="goog_rdk_5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Data Link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55985826"/>
        <w:tag w:val="goog_rdk_522"/>
      </w:sdtPr>
      <w:sdtContent>
        <w:p w:rsidR="00000000" w:rsidDel="00000000" w:rsidP="00000000" w:rsidRDefault="00000000" w:rsidRPr="00000000" w14:paraId="0000007F">
          <w:pPr>
            <w:tabs>
              <w:tab w:val="left" w:leader="none" w:pos="3402"/>
            </w:tabs>
            <w:rPr>
              <w:ins w:author="Minh Do" w:id="19" w:date="2023-11-01T13:12:38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15392834"/>
              <w:tag w:val="goog_rdk_517"/>
            </w:sdtPr>
            <w:sdtContent>
              <w:del w:author="Nguyễn Anh Kiệt" w:id="2" w:date="2025-04-23T17:56:21Z"/>
              <w:sdt>
                <w:sdtPr>
                  <w:id w:val="-172699239"/>
                  <w:tag w:val="goog_rdk_5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46145894"/>
              <w:tag w:val="goog_rdk_519"/>
            </w:sdtPr>
            <w:sdtContent>
              <w:ins w:author="Minh Do" w:id="19" w:date="2023-11-01T13:12:38Z">
                <w:sdt>
                  <w:sdtPr>
                    <w:id w:val="-1051101742"/>
                    <w:tag w:val="goog_rdk_52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2108258241"/>
                  <w:tag w:val="goog_rdk_521"/>
                </w:sdtPr>
                <w:sdtContent>
                  <w:ins w:author="Minh Do" w:id="19" w:date="2023-11-01T13:12:38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Minh Do" w:id="19" w:date="2023-11-01T13:12:38Z">
                <w:del w:author="Nguyễn Anh Kiệt" w:id="2" w:date="2025-04-23T17:56:21Z"/>
              </w:ins>
            </w:sdtContent>
          </w:sdt>
        </w:p>
      </w:sdtContent>
    </w:sdt>
    <w:sdt>
      <w:sdtPr>
        <w:id w:val="934770814"/>
        <w:tag w:val="goog_rdk_526"/>
      </w:sdtPr>
      <w:sdtContent>
        <w:p w:rsidR="00000000" w:rsidDel="00000000" w:rsidP="00000000" w:rsidRDefault="00000000" w:rsidRPr="00000000" w14:paraId="0000008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8934036"/>
              <w:tag w:val="goog_rdk_524"/>
            </w:sdtPr>
            <w:sdtContent>
              <w:del w:author="Nguyễn Anh Kiệt" w:id="2" w:date="2025-04-23T17:56:21Z"/>
              <w:sdt>
                <w:sdtPr>
                  <w:id w:val="-1833893747"/>
                  <w:tag w:val="goog_rdk_5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39485513"/>
        <w:tag w:val="goog_rdk_529"/>
      </w:sdtPr>
      <w:sdtContent>
        <w:p w:rsidR="00000000" w:rsidDel="00000000" w:rsidP="00000000" w:rsidRDefault="00000000" w:rsidRPr="00000000" w14:paraId="0000008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06443516"/>
              <w:tag w:val="goog_rdk_527"/>
            </w:sdtPr>
            <w:sdtContent>
              <w:del w:author="Nguyễn Anh Kiệt" w:id="2" w:date="2025-04-23T17:56:21Z"/>
              <w:sdt>
                <w:sdtPr>
                  <w:id w:val="-1873156026"/>
                  <w:tag w:val="goog_rdk_5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94404969"/>
        <w:tag w:val="goog_rdk_532"/>
      </w:sdtPr>
      <w:sdtContent>
        <w:p w:rsidR="00000000" w:rsidDel="00000000" w:rsidP="00000000" w:rsidRDefault="00000000" w:rsidRPr="00000000" w14:paraId="0000008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34618154"/>
              <w:tag w:val="goog_rdk_530"/>
            </w:sdtPr>
            <w:sdtContent>
              <w:del w:author="Nguyễn Anh Kiệt" w:id="2" w:date="2025-04-23T17:56:21Z"/>
              <w:sdt>
                <w:sdtPr>
                  <w:id w:val="1680960903"/>
                  <w:tag w:val="goog_rdk_5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Chọn lớp OSI nào sau đây không tồn tại?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9683045"/>
        <w:tag w:val="goog_rdk_537"/>
      </w:sdtPr>
      <w:sdtContent>
        <w:p w:rsidR="00000000" w:rsidDel="00000000" w:rsidP="00000000" w:rsidRDefault="00000000" w:rsidRPr="00000000" w14:paraId="0000008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14529636"/>
              <w:tag w:val="goog_rdk_533"/>
            </w:sdtPr>
            <w:sdtContent>
              <w:del w:author="Nguyễn Anh Kiệt" w:id="2" w:date="2025-04-23T17:56:21Z"/>
              <w:sdt>
                <w:sdtPr>
                  <w:id w:val="-991767823"/>
                  <w:tag w:val="goog_rdk_5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Interne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73466423"/>
                    <w:tag w:val="goog_rdk_53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 </w:delText>
                    </w:r>
                  </w:sdtContent>
                </w:sdt>
                <w:sdt>
                  <w:sdtPr>
                    <w:id w:val="465615243"/>
                    <w:tag w:val="goog_rdk_53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1844008275"/>
        <w:tag w:val="goog_rdk_540"/>
      </w:sdtPr>
      <w:sdtContent>
        <w:p w:rsidR="00000000" w:rsidDel="00000000" w:rsidP="00000000" w:rsidRDefault="00000000" w:rsidRPr="00000000" w14:paraId="0000008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32092093"/>
              <w:tag w:val="goog_rdk_538"/>
            </w:sdtPr>
            <w:sdtContent>
              <w:del w:author="Nguyễn Anh Kiệt" w:id="2" w:date="2025-04-23T17:56:21Z"/>
              <w:sdt>
                <w:sdtPr>
                  <w:id w:val="1718535545"/>
                  <w:tag w:val="goog_rdk_5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20013612"/>
        <w:tag w:val="goog_rdk_543"/>
      </w:sdtPr>
      <w:sdtContent>
        <w:p w:rsidR="00000000" w:rsidDel="00000000" w:rsidP="00000000" w:rsidRDefault="00000000" w:rsidRPr="00000000" w14:paraId="0000008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67473883"/>
              <w:tag w:val="goog_rdk_541"/>
            </w:sdtPr>
            <w:sdtContent>
              <w:del w:author="Nguyễn Anh Kiệt" w:id="2" w:date="2025-04-23T17:56:21Z"/>
              <w:sdt>
                <w:sdtPr>
                  <w:id w:val="-1827751793"/>
                  <w:tag w:val="goog_rdk_5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3816363"/>
        <w:tag w:val="goog_rdk_546"/>
      </w:sdtPr>
      <w:sdtContent>
        <w:p w:rsidR="00000000" w:rsidDel="00000000" w:rsidP="00000000" w:rsidRDefault="00000000" w:rsidRPr="00000000" w14:paraId="0000008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72340414"/>
              <w:tag w:val="goog_rdk_544"/>
            </w:sdtPr>
            <w:sdtContent>
              <w:del w:author="Nguyễn Anh Kiệt" w:id="2" w:date="2025-04-23T17:56:21Z"/>
              <w:sdt>
                <w:sdtPr>
                  <w:id w:val="1055815236"/>
                  <w:tag w:val="goog_rdk_5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Data Link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56362643"/>
        <w:tag w:val="goog_rdk_549"/>
      </w:sdtPr>
      <w:sdtContent>
        <w:p w:rsidR="00000000" w:rsidDel="00000000" w:rsidP="00000000" w:rsidRDefault="00000000" w:rsidRPr="00000000" w14:paraId="0000008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03248370"/>
              <w:tag w:val="goog_rdk_547"/>
            </w:sdtPr>
            <w:sdtContent>
              <w:del w:author="Nguyễn Anh Kiệt" w:id="2" w:date="2025-04-23T17:56:21Z"/>
              <w:sdt>
                <w:sdtPr>
                  <w:id w:val="-598778462"/>
                  <w:tag w:val="goog_rdk_5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Lớp OSI nào thực hiện việc kiểm soát việc truy cập mạng và quản lý đường dẫn nguồn cho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68240439"/>
        <w:tag w:val="goog_rdk_552"/>
      </w:sdtPr>
      <w:sdtContent>
        <w:p w:rsidR="00000000" w:rsidDel="00000000" w:rsidP="00000000" w:rsidRDefault="00000000" w:rsidRPr="00000000" w14:paraId="0000008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24473338"/>
              <w:tag w:val="goog_rdk_550"/>
            </w:sdtPr>
            <w:sdtContent>
              <w:del w:author="Nguyễn Anh Kiệt" w:id="2" w:date="2025-04-23T17:56:21Z"/>
              <w:sdt>
                <w:sdtPr>
                  <w:id w:val="-1528890821"/>
                  <w:tag w:val="goog_rdk_5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Application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83894881"/>
        <w:tag w:val="goog_rdk_555"/>
      </w:sdtPr>
      <w:sdtContent>
        <w:p w:rsidR="00000000" w:rsidDel="00000000" w:rsidP="00000000" w:rsidRDefault="00000000" w:rsidRPr="00000000" w14:paraId="0000008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48164938"/>
              <w:tag w:val="goog_rdk_553"/>
            </w:sdtPr>
            <w:sdtContent>
              <w:del w:author="Nguyễn Anh Kiệt" w:id="2" w:date="2025-04-23T17:56:21Z"/>
              <w:sdt>
                <w:sdtPr>
                  <w:id w:val="514033686"/>
                  <w:tag w:val="goog_rdk_5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Presentation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60236810"/>
        <w:tag w:val="goog_rdk_558"/>
      </w:sdtPr>
      <w:sdtContent>
        <w:p w:rsidR="00000000" w:rsidDel="00000000" w:rsidP="00000000" w:rsidRDefault="00000000" w:rsidRPr="00000000" w14:paraId="0000008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12939349"/>
              <w:tag w:val="goog_rdk_556"/>
            </w:sdtPr>
            <w:sdtContent>
              <w:del w:author="Nguyễn Anh Kiệt" w:id="2" w:date="2025-04-23T17:56:21Z"/>
              <w:sdt>
                <w:sdtPr>
                  <w:id w:val="-2147072348"/>
                  <w:tag w:val="goog_rdk_5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6989110"/>
        <w:tag w:val="goog_rdk_561"/>
      </w:sdtPr>
      <w:sdtContent>
        <w:p w:rsidR="00000000" w:rsidDel="00000000" w:rsidP="00000000" w:rsidRDefault="00000000" w:rsidRPr="00000000" w14:paraId="0000008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10231247"/>
              <w:tag w:val="goog_rdk_559"/>
            </w:sdtPr>
            <w:sdtContent>
              <w:del w:author="Nguyễn Anh Kiệt" w:id="2" w:date="2025-04-23T17:56:21Z"/>
              <w:sdt>
                <w:sdtPr>
                  <w:id w:val="1793432040"/>
                  <w:tag w:val="goog_rdk_5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Session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53621797"/>
        <w:tag w:val="goog_rdk_564"/>
      </w:sdtPr>
      <w:sdtContent>
        <w:p w:rsidR="00000000" w:rsidDel="00000000" w:rsidP="00000000" w:rsidRDefault="00000000" w:rsidRPr="00000000" w14:paraId="0000008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00836376"/>
              <w:tag w:val="goog_rdk_562"/>
            </w:sdtPr>
            <w:sdtContent>
              <w:del w:author="Nguyễn Anh Kiệt" w:id="2" w:date="2025-04-23T17:56:21Z"/>
              <w:sdt>
                <w:sdtPr>
                  <w:id w:val="-908526147"/>
                  <w:tag w:val="goog_rdk_5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78069662"/>
        <w:tag w:val="goog_rdk_567"/>
      </w:sdtPr>
      <w:sdtContent>
        <w:p w:rsidR="00000000" w:rsidDel="00000000" w:rsidP="00000000" w:rsidRDefault="00000000" w:rsidRPr="00000000" w14:paraId="0000008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22684281"/>
              <w:tag w:val="goog_rdk_565"/>
            </w:sdtPr>
            <w:sdtContent>
              <w:del w:author="Nguyễn Anh Kiệt" w:id="2" w:date="2025-04-23T17:56:21Z"/>
              <w:sdt>
                <w:sdtPr>
                  <w:id w:val="370198597"/>
                  <w:tag w:val="goog_rdk_5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52905628"/>
        <w:tag w:val="goog_rdk_570"/>
      </w:sdtPr>
      <w:sdtContent>
        <w:p w:rsidR="00000000" w:rsidDel="00000000" w:rsidP="00000000" w:rsidRDefault="00000000" w:rsidRPr="00000000" w14:paraId="0000008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28278709"/>
              <w:tag w:val="goog_rdk_568"/>
            </w:sdtPr>
            <w:sdtContent>
              <w:del w:author="Nguyễn Anh Kiệt" w:id="2" w:date="2025-04-23T17:56:21Z"/>
              <w:sdt>
                <w:sdtPr>
                  <w:id w:val="-277103451"/>
                  <w:tag w:val="goog_rdk_5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Các đơn vị dữ liệu giao thức trong mô hình OSI được gọi là: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42605652"/>
        <w:tag w:val="goog_rdk_574"/>
      </w:sdtPr>
      <w:sdtContent>
        <w:p w:rsidR="00000000" w:rsidDel="00000000" w:rsidP="00000000" w:rsidRDefault="00000000" w:rsidRPr="00000000" w14:paraId="0000008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22262758"/>
              <w:tag w:val="goog_rdk_571"/>
            </w:sdtPr>
            <w:sdtContent>
              <w:del w:author="Nguyễn Anh Kiệt" w:id="2" w:date="2025-04-23T17:56:21Z"/>
              <w:sdt>
                <w:sdtPr>
                  <w:id w:val="-1138987959"/>
                  <w:tag w:val="goog_rdk_5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A.UDP  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197345998"/>
                    <w:tag w:val="goog_rdk_57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B.PDU</w:delText>
                    </w:r>
                  </w:sdtContent>
                </w:sdt>
              </w:del>
            </w:sdtContent>
          </w:sdt>
        </w:p>
      </w:sdtContent>
    </w:sdt>
    <w:sdt>
      <w:sdtPr>
        <w:id w:val="535035872"/>
        <w:tag w:val="goog_rdk_577"/>
      </w:sdtPr>
      <w:sdtContent>
        <w:p w:rsidR="00000000" w:rsidDel="00000000" w:rsidP="00000000" w:rsidRDefault="00000000" w:rsidRPr="00000000" w14:paraId="0000009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5686065"/>
              <w:tag w:val="goog_rdk_575"/>
            </w:sdtPr>
            <w:sdtContent>
              <w:del w:author="Nguyễn Anh Kiệt" w:id="2" w:date="2025-04-23T17:56:21Z"/>
              <w:sdt>
                <w:sdtPr>
                  <w:id w:val="-1261266632"/>
                  <w:tag w:val="goog_rdk_5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C.OSI                                                D.Packet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84378131"/>
        <w:tag w:val="goog_rdk_580"/>
      </w:sdtPr>
      <w:sdtContent>
        <w:p w:rsidR="00000000" w:rsidDel="00000000" w:rsidP="00000000" w:rsidRDefault="00000000" w:rsidRPr="00000000" w14:paraId="0000009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63499326"/>
              <w:tag w:val="goog_rdk_578"/>
            </w:sdtPr>
            <w:sdtContent>
              <w:del w:author="Nguyễn Anh Kiệt" w:id="2" w:date="2025-04-23T17:56:21Z"/>
              <w:sdt>
                <w:sdtPr>
                  <w:id w:val="822793749"/>
                  <w:tag w:val="goog_rdk_5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68983884"/>
        <w:tag w:val="goog_rdk_583"/>
      </w:sdtPr>
      <w:sdtContent>
        <w:p w:rsidR="00000000" w:rsidDel="00000000" w:rsidP="00000000" w:rsidRDefault="00000000" w:rsidRPr="00000000" w14:paraId="0000009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2947296"/>
              <w:tag w:val="goog_rdk_581"/>
            </w:sdtPr>
            <w:sdtContent>
              <w:del w:author="Nguyễn Anh Kiệt" w:id="2" w:date="2025-04-23T17:56:21Z"/>
              <w:sdt>
                <w:sdtPr>
                  <w:id w:val="-1310436123"/>
                  <w:tag w:val="goog_rdk_5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Phát biểu nào sau đây là sai đối với kết nối HTTP không bền vững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18918073"/>
        <w:tag w:val="goog_rdk_586"/>
      </w:sdtPr>
      <w:sdtContent>
        <w:p w:rsidR="00000000" w:rsidDel="00000000" w:rsidP="00000000" w:rsidRDefault="00000000" w:rsidRPr="00000000" w14:paraId="0000009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37983077"/>
              <w:tag w:val="goog_rdk_584"/>
            </w:sdtPr>
            <w:sdtContent>
              <w:del w:author="Nguyễn Anh Kiệt" w:id="2" w:date="2025-04-23T17:56:21Z"/>
              <w:sdt>
                <w:sdtPr>
                  <w:id w:val="-82746081"/>
                  <w:tag w:val="goog_rdk_5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không bền vững  cần 2RTTs cho mỗi đối tượng được gửi đi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72470167"/>
        <w:tag w:val="goog_rdk_589"/>
      </w:sdtPr>
      <w:sdtContent>
        <w:p w:rsidR="00000000" w:rsidDel="00000000" w:rsidP="00000000" w:rsidRDefault="00000000" w:rsidRPr="00000000" w14:paraId="0000009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56312897"/>
              <w:tag w:val="goog_rdk_587"/>
            </w:sdtPr>
            <w:sdtContent>
              <w:del w:author="Nguyễn Anh Kiệt" w:id="2" w:date="2025-04-23T17:56:21Z"/>
              <w:sdt>
                <w:sdtPr>
                  <w:id w:val="688589627"/>
                  <w:tag w:val="goog_rdk_5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B.Muốn gửi một đối tượng phải mở một kết nối TCP, sau đó kết nối sẽ bị đóng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49264230"/>
        <w:tag w:val="goog_rdk_593"/>
      </w:sdtPr>
      <w:sdtContent>
        <w:p w:rsidR="00000000" w:rsidDel="00000000" w:rsidP="00000000" w:rsidRDefault="00000000" w:rsidRPr="00000000" w14:paraId="0000009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22371957"/>
              <w:tag w:val="goog_rdk_590"/>
            </w:sdtPr>
            <w:sdtContent>
              <w:del w:author="Nguyễn Anh Kiệt" w:id="2" w:date="2025-04-23T17:56:21Z"/>
              <w:sdt>
                <w:sdtPr>
                  <w:id w:val="47925001"/>
                  <w:tag w:val="goog_rdk_5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Có thể gửi nhiều đối tượng trên một kết nối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052951985"/>
                    <w:tag w:val="goog_rdk_5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                                         </w:delText>
                    </w:r>
                  </w:sdtContent>
                </w:sdt>
              </w:del>
            </w:sdtContent>
          </w:sdt>
        </w:p>
      </w:sdtContent>
    </w:sdt>
    <w:sdt>
      <w:sdtPr>
        <w:id w:val="-2098933411"/>
        <w:tag w:val="goog_rdk_596"/>
      </w:sdtPr>
      <w:sdtContent>
        <w:p w:rsidR="00000000" w:rsidDel="00000000" w:rsidP="00000000" w:rsidRDefault="00000000" w:rsidRPr="00000000" w14:paraId="0000009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79892479"/>
              <w:tag w:val="goog_rdk_594"/>
            </w:sdtPr>
            <w:sdtContent>
              <w:del w:author="Nguyễn Anh Kiệt" w:id="2" w:date="2025-04-23T17:56:21Z"/>
              <w:sdt>
                <w:sdtPr>
                  <w:id w:val="601765731"/>
                  <w:tag w:val="goog_rdk_5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Tải nhiều đối tượng sẽ yêu cầu nhiều kết nối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07685180"/>
        <w:tag w:val="goog_rdk_599"/>
      </w:sdtPr>
      <w:sdtContent>
        <w:p w:rsidR="00000000" w:rsidDel="00000000" w:rsidP="00000000" w:rsidRDefault="00000000" w:rsidRPr="00000000" w14:paraId="0000009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27711581"/>
              <w:tag w:val="goog_rdk_597"/>
            </w:sdtPr>
            <w:sdtContent>
              <w:del w:author="Nguyễn Anh Kiệt" w:id="2" w:date="2025-04-23T17:56:21Z"/>
              <w:sdt>
                <w:sdtPr>
                  <w:id w:val="-1517958751"/>
                  <w:tag w:val="goog_rdk_5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Áp dụng cho câu 10 -11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5416255"/>
        <w:tag w:val="goog_rdk_606"/>
      </w:sdtPr>
      <w:sdtContent>
        <w:p w:rsidR="00000000" w:rsidDel="00000000" w:rsidP="00000000" w:rsidRDefault="00000000" w:rsidRPr="00000000" w14:paraId="0000009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54501360"/>
              <w:tag w:val="goog_rdk_600"/>
            </w:sdtPr>
            <w:sdtContent>
              <w:del w:author="Nguyễn Anh Kiệt" w:id="2" w:date="2025-04-23T17:56:21Z"/>
              <w:sdt>
                <w:sdtPr>
                  <w:id w:val="1111416041"/>
                  <w:tag w:val="goog_rdk_6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Cho sơ đồ sau :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260860517"/>
              <w:tag w:val="goog_rdk_602"/>
            </w:sdtPr>
            <w:sdtContent>
              <w:ins w:author="Ngô Thanh Phong" w:id="20" w:date="2025-11-01T08:49:19Z">
                <w:sdt>
                  <w:sdtPr>
                    <w:id w:val="-1302748128"/>
                    <w:tag w:val="goog_rdk_603"/>
                  </w:sdtPr>
                  <w:sdtContent>
                    <w:del w:author="Nguyễn Anh Kiệt" w:id="2" w:date="2025-04-23T17:56:21Z"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943600" cy="1365885"/>
                            <wp:effectExtent b="0" l="0" r="0" t="0"/>
                            <wp:docPr descr="A computer server with a network connection&#10;&#10;Description automatically generated with medium confidence" id="1504498274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computer server with a network connection&#10;&#10;Description automatically generated with medium confidence" id="0" name="image2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136588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del>
                  </w:sdtContent>
                </w:sdt>
              </w:ins>
            </w:sdtContent>
          </w:sdt>
          <w:sdt>
            <w:sdtPr>
              <w:id w:val="-1916660853"/>
              <w:tag w:val="goog_rdk_604"/>
            </w:sdtPr>
            <w:sdtContent>
              <w:del w:author="Nguyễn Anh Kiệt" w:id="2" w:date="2025-04-23T17:56:21Z"/>
              <w:sdt>
                <w:sdtPr>
                  <w:id w:val="1134308926"/>
                  <w:tag w:val="goog_rdk_6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78960740"/>
        <w:tag w:val="goog_rdk_609"/>
      </w:sdtPr>
      <w:sdtContent>
        <w:p w:rsidR="00000000" w:rsidDel="00000000" w:rsidP="00000000" w:rsidRDefault="00000000" w:rsidRPr="00000000" w14:paraId="0000009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85192367"/>
              <w:tag w:val="goog_rdk_607"/>
            </w:sdtPr>
            <w:sdtContent>
              <w:del w:author="Nguyễn Anh Kiệt" w:id="2" w:date="2025-04-23T17:56:21Z">
                <w:r w:rsidDel="00000000" w:rsidR="00000000" w:rsidRPr="00000000">
                  <w:rPr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w:drawing>
                    <wp:inline distB="0" distT="0" distL="0" distR="0">
                      <wp:extent cx="5943600" cy="1365885"/>
                      <wp:effectExtent b="0" l="0" r="0" t="0"/>
                      <wp:docPr descr="A computer server with a network connection&#10;&#10;Description automatically generated with medium confidence" id="1504498272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A computer server with a network connection&#10;&#10;Description automatically generated with medium confidence"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13658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del>
              <w:sdt>
                <w:sdtPr>
                  <w:id w:val="-14508676"/>
                  <w:tag w:val="goog_rdk_6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38087817"/>
        <w:tag w:val="goog_rdk_613"/>
      </w:sdtPr>
      <w:sdtContent>
        <w:p w:rsidR="00000000" w:rsidDel="00000000" w:rsidP="00000000" w:rsidRDefault="00000000" w:rsidRPr="00000000" w14:paraId="0000009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17927271"/>
              <w:tag w:val="goog_rdk_610"/>
            </w:sdtPr>
            <w:sdtContent>
              <w:del w:author="Nguyễn Anh Kiệt" w:id="2" w:date="2025-04-23T17:56:21Z"/>
              <w:sdt>
                <w:sdtPr>
                  <w:id w:val="736622227"/>
                  <w:tag w:val="goog_rdk_6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Phát biểu nào sau đây là sai khi nói về HTTP bền vững?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608555418"/>
                    <w:tag w:val="goog_rdk_61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-567250760"/>
        <w:tag w:val="goog_rdk_616"/>
      </w:sdtPr>
      <w:sdtContent>
        <w:p w:rsidR="00000000" w:rsidDel="00000000" w:rsidP="00000000" w:rsidRDefault="00000000" w:rsidRPr="00000000" w14:paraId="0000009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47456173"/>
              <w:tag w:val="goog_rdk_614"/>
            </w:sdtPr>
            <w:sdtContent>
              <w:del w:author="Nguyễn Anh Kiệt" w:id="2" w:date="2025-04-23T17:56:21Z"/>
              <w:sdt>
                <w:sdtPr>
                  <w:id w:val="1011090215"/>
                  <w:tag w:val="goog_rdk_6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Một kết nối TCP có thể được sử dụng để gửi và nhận nhiều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5078863"/>
        <w:tag w:val="goog_rdk_619"/>
      </w:sdtPr>
      <w:sdtContent>
        <w:p w:rsidR="00000000" w:rsidDel="00000000" w:rsidP="00000000" w:rsidRDefault="00000000" w:rsidRPr="00000000" w14:paraId="0000009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30027468"/>
              <w:tag w:val="goog_rdk_617"/>
            </w:sdtPr>
            <w:sdtContent>
              <w:del w:author="Nguyễn Anh Kiệt" w:id="2" w:date="2025-04-23T17:56:21Z"/>
              <w:sdt>
                <w:sdtPr>
                  <w:id w:val="998225266"/>
                  <w:tag w:val="goog_rdk_6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không yêu cầu bất kỳ RTTs trong quá trình tải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0265358"/>
        <w:tag w:val="goog_rdk_622"/>
      </w:sdtPr>
      <w:sdtContent>
        <w:p w:rsidR="00000000" w:rsidDel="00000000" w:rsidP="00000000" w:rsidRDefault="00000000" w:rsidRPr="00000000" w14:paraId="0000009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25486986"/>
              <w:tag w:val="goog_rdk_620"/>
            </w:sdtPr>
            <w:sdtContent>
              <w:del w:author="Nguyễn Anh Kiệt" w:id="2" w:date="2025-04-23T17:56:21Z"/>
              <w:sdt>
                <w:sdtPr>
                  <w:id w:val="112840718"/>
                  <w:tag w:val="goog_rdk_6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giảm thiểu số lần RTTs.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99539052"/>
        <w:tag w:val="goog_rdk_626"/>
      </w:sdtPr>
      <w:sdtContent>
        <w:p w:rsidR="00000000" w:rsidDel="00000000" w:rsidP="00000000" w:rsidRDefault="00000000" w:rsidRPr="00000000" w14:paraId="0000009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81373763"/>
              <w:tag w:val="goog_rdk_623"/>
            </w:sdtPr>
            <w:sdtContent>
              <w:del w:author="Nguyễn Anh Kiệt" w:id="2" w:date="2025-04-23T17:56:21Z"/>
              <w:sdt>
                <w:sdtPr>
                  <w:id w:val="1903803225"/>
                  <w:tag w:val="goog_rdk_6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TCP chỉ được đóng khi client hoặc server quyết định ngắt kết nối.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350238786"/>
                    <w:tag w:val="goog_rdk_62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1809380115"/>
        <w:tag w:val="goog_rdk_629"/>
      </w:sdtPr>
      <w:sdtContent>
        <w:p w:rsidR="00000000" w:rsidDel="00000000" w:rsidP="00000000" w:rsidRDefault="00000000" w:rsidRPr="00000000" w14:paraId="0000009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54890841"/>
              <w:tag w:val="goog_rdk_627"/>
            </w:sdtPr>
            <w:sdtContent>
              <w:del w:author="Nguyễn Anh Kiệt" w:id="2" w:date="2025-04-23T17:56:21Z"/>
              <w:sdt>
                <w:sdtPr>
                  <w:id w:val="1211715706"/>
                  <w:tag w:val="goog_rdk_6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30306573"/>
        <w:tag w:val="goog_rdk_632"/>
      </w:sdtPr>
      <w:sdtContent>
        <w:p w:rsidR="00000000" w:rsidDel="00000000" w:rsidP="00000000" w:rsidRDefault="00000000" w:rsidRPr="00000000" w14:paraId="000000A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10041143"/>
              <w:tag w:val="goog_rdk_630"/>
            </w:sdtPr>
            <w:sdtContent>
              <w:del w:author="Nguyễn Anh Kiệt" w:id="2" w:date="2025-04-23T17:56:21Z"/>
              <w:sdt>
                <w:sdtPr>
                  <w:id w:val="-1020648024"/>
                  <w:tag w:val="goog_rdk_6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Khi nào kết nối TCP của HTTP không bền vững sẽ được đóng?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67151586"/>
        <w:tag w:val="goog_rdk_636"/>
      </w:sdtPr>
      <w:sdtContent>
        <w:p w:rsidR="00000000" w:rsidDel="00000000" w:rsidP="00000000" w:rsidRDefault="00000000" w:rsidRPr="00000000" w14:paraId="000000A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87685948"/>
              <w:tag w:val="goog_rdk_633"/>
            </w:sdtPr>
            <w:sdtContent>
              <w:del w:author="Nguyễn Anh Kiệt" w:id="2" w:date="2025-04-23T17:56:21Z"/>
              <w:sdt>
                <w:sdtPr>
                  <w:id w:val="344740107"/>
                  <w:tag w:val="goog_rdk_6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Khi client nhận được tất cả các đối tượng mà nó yêu cầu.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051563029"/>
                    <w:tag w:val="goog_rdk_63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14983926"/>
        <w:tag w:val="goog_rdk_639"/>
      </w:sdtPr>
      <w:sdtContent>
        <w:p w:rsidR="00000000" w:rsidDel="00000000" w:rsidP="00000000" w:rsidRDefault="00000000" w:rsidRPr="00000000" w14:paraId="000000A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32547336"/>
              <w:tag w:val="goog_rdk_637"/>
            </w:sdtPr>
            <w:sdtContent>
              <w:del w:author="Nguyễn Anh Kiệt" w:id="2" w:date="2025-04-23T17:56:21Z"/>
              <w:sdt>
                <w:sdtPr>
                  <w:id w:val="-2010427383"/>
                  <w:tag w:val="goog_rdk_6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Khi server gửi tất cả các đối tượng mà nó có.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06970783"/>
        <w:tag w:val="goog_rdk_642"/>
      </w:sdtPr>
      <w:sdtContent>
        <w:p w:rsidR="00000000" w:rsidDel="00000000" w:rsidP="00000000" w:rsidRDefault="00000000" w:rsidRPr="00000000" w14:paraId="000000A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77513665"/>
              <w:tag w:val="goog_rdk_640"/>
            </w:sdtPr>
            <w:sdtContent>
              <w:del w:author="Nguyễn Anh Kiệt" w:id="2" w:date="2025-04-23T17:56:21Z"/>
              <w:sdt>
                <w:sdtPr>
                  <w:id w:val="168186167"/>
                  <w:tag w:val="goog_rdk_6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Ngay sau khi một đối tượng duy nhất đã được gửi qua kết nối.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31884247"/>
        <w:tag w:val="goog_rdk_645"/>
      </w:sdtPr>
      <w:sdtContent>
        <w:p w:rsidR="00000000" w:rsidDel="00000000" w:rsidP="00000000" w:rsidRDefault="00000000" w:rsidRPr="00000000" w14:paraId="000000A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6968142"/>
              <w:tag w:val="goog_rdk_643"/>
            </w:sdtPr>
            <w:sdtContent>
              <w:del w:author="Nguyễn Anh Kiệt" w:id="2" w:date="2025-04-23T17:56:21Z"/>
              <w:sdt>
                <w:sdtPr>
                  <w:id w:val="-1923021763"/>
                  <w:tag w:val="goog_rdk_6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không có bất kỳ truy vấn nào từ client.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04828207"/>
        <w:tag w:val="goog_rdk_648"/>
      </w:sdtPr>
      <w:sdtContent>
        <w:p w:rsidR="00000000" w:rsidDel="00000000" w:rsidP="00000000" w:rsidRDefault="00000000" w:rsidRPr="00000000" w14:paraId="000000A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91795322"/>
              <w:tag w:val="goog_rdk_646"/>
            </w:sdtPr>
            <w:sdtContent>
              <w:del w:author="Nguyễn Anh Kiệt" w:id="2" w:date="2025-04-23T17:56:21Z"/>
              <w:sdt>
                <w:sdtPr>
                  <w:id w:val="-40735647"/>
                  <w:tag w:val="goog_rdk_64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72294450"/>
        <w:tag w:val="goog_rdk_651"/>
      </w:sdtPr>
      <w:sdtContent>
        <w:p w:rsidR="00000000" w:rsidDel="00000000" w:rsidP="00000000" w:rsidRDefault="00000000" w:rsidRPr="00000000" w14:paraId="000000A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70563153"/>
              <w:tag w:val="goog_rdk_649"/>
            </w:sdtPr>
            <w:sdtContent>
              <w:del w:author="Nguyễn Anh Kiệt" w:id="2" w:date="2025-04-23T17:56:21Z"/>
              <w:sdt>
                <w:sdtPr>
                  <w:id w:val="1118118827"/>
                  <w:tag w:val="goog_rdk_6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Kết nối TCP trong HTTP không bền vững được mở: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18111963"/>
        <w:tag w:val="goog_rdk_654"/>
      </w:sdtPr>
      <w:sdtContent>
        <w:p w:rsidR="00000000" w:rsidDel="00000000" w:rsidP="00000000" w:rsidRDefault="00000000" w:rsidRPr="00000000" w14:paraId="000000A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55203760"/>
              <w:tag w:val="goog_rdk_652"/>
            </w:sdtPr>
            <w:sdtContent>
              <w:del w:author="Nguyễn Anh Kiệt" w:id="2" w:date="2025-04-23T17:56:21Z"/>
              <w:sdt>
                <w:sdtPr>
                  <w:id w:val="-618929833"/>
                  <w:tag w:val="goog_rdk_6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Tại bắt đầu mỗi phiên truy cập.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38794830"/>
        <w:tag w:val="goog_rdk_659"/>
      </w:sdtPr>
      <w:sdtContent>
        <w:p w:rsidR="00000000" w:rsidDel="00000000" w:rsidP="00000000" w:rsidRDefault="00000000" w:rsidRPr="00000000" w14:paraId="000000A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26184078"/>
              <w:tag w:val="goog_rdk_655"/>
            </w:sdtPr>
            <w:sdtContent>
              <w:del w:author="Nguyễn Anh Kiệt" w:id="2" w:date="2025-04-23T17:56:21Z"/>
              <w:sdt>
                <w:sdtPr>
                  <w:id w:val="-1370468107"/>
                  <w:tag w:val="goog_rdk_6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401974695"/>
                    <w:tag w:val="goog_rdk_65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Cho mỗi đối tượng riêng biệt được truy xuất.</w:delText>
                    </w:r>
                  </w:sdtContent>
                </w:sdt>
                <w:sdt>
                  <w:sdtPr>
                    <w:id w:val="-1589396592"/>
                    <w:tag w:val="goog_rdk_65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-733227475"/>
        <w:tag w:val="goog_rdk_674"/>
      </w:sdtPr>
      <w:sdtContent>
        <w:p w:rsidR="00000000" w:rsidDel="00000000" w:rsidP="00000000" w:rsidRDefault="00000000" w:rsidRPr="00000000" w14:paraId="000000A9">
          <w:pPr>
            <w:tabs>
              <w:tab w:val="left" w:leader="none" w:pos="3402"/>
            </w:tabs>
            <w:rPr>
              <w:ins w:author="Nhật Tân Nguyễn" w:id="23" w:date="2023-10-25T03:42:15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47685290"/>
              <w:tag w:val="goog_rdk_660"/>
            </w:sdtPr>
            <w:sdtContent>
              <w:del w:author="Nguyễn Anh Kiệt" w:id="2" w:date="2025-04-23T17:56:21Z"/>
              <w:sdt>
                <w:sdtPr>
                  <w:id w:val="-1046165048"/>
                  <w:tag w:val="goog_rdk_6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Khi có yêu cầu từ server.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755930951"/>
              <w:tag w:val="goog_rdk_662"/>
            </w:sdtPr>
            <w:sdtContent>
              <w:ins w:author="Quân Minh" w:id="21" w:date="2023-11-03T05:45:17Z">
                <w:sdt>
                  <w:sdtPr>
                    <w:id w:val="-1509102624"/>
                    <w:tag w:val="goog_rdk_66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14575162"/>
                  <w:tag w:val="goog_rdk_664"/>
                </w:sdtPr>
                <w:sdtContent>
                  <w:ins w:author="Quân Minh" w:id="21" w:date="2023-11-03T05:45:17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Quân Minh" w:id="21" w:date="2023-11-03T05:45:17Z">
                <w:del w:author="Nguyễn Anh Kiệt" w:id="2" w:date="2025-04-23T17:56:21Z"/>
              </w:ins>
            </w:sdtContent>
          </w:sdt>
          <w:sdt>
            <w:sdtPr>
              <w:id w:val="1620442184"/>
              <w:tag w:val="goog_rdk_665"/>
            </w:sdtPr>
            <w:sdtContent>
              <w:del w:author="Nguyễn Anh Kiệt" w:id="2" w:date="2025-04-23T17:56:21Z"/>
              <w:sdt>
                <w:sdtPr>
                  <w:id w:val="194028650"/>
                  <w:tag w:val="goog_rdk_6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417077857"/>
              <w:tag w:val="goog_rdk_667"/>
            </w:sdtPr>
            <w:sdtContent>
              <w:ins w:author="Vân Bùi Nguyễn Tường" w:id="22" w:date="2024-04-19T04:26:25Z">
                <w:sdt>
                  <w:sdtPr>
                    <w:id w:val="1199104689"/>
                    <w:tag w:val="goog_rdk_66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643711357"/>
                  <w:tag w:val="goog_rdk_669"/>
                </w:sdtPr>
                <w:sdtContent>
                  <w:ins w:author="Vân Bùi Nguyễn Tường" w:id="22" w:date="2024-04-19T04:26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tab/>
                      </w:r>
                    </w:del>
                  </w:ins>
                </w:sdtContent>
              </w:sdt>
              <w:ins w:author="Vân Bùi Nguyễn Tường" w:id="22" w:date="2024-04-19T04:26:25Z">
                <w:del w:author="Nguyễn Anh Kiệt" w:id="2" w:date="2025-04-23T17:56:21Z"/>
              </w:ins>
            </w:sdtContent>
          </w:sdt>
          <w:sdt>
            <w:sdtPr>
              <w:id w:val="-1992992767"/>
              <w:tag w:val="goog_rdk_670"/>
            </w:sdtPr>
            <w:sdtContent>
              <w:del w:author="Nguyễn Anh Kiệt" w:id="2" w:date="2025-04-23T17:56:21Z"/>
            </w:sdtContent>
          </w:sdt>
          <w:sdt>
            <w:sdtPr>
              <w:id w:val="130081250"/>
              <w:tag w:val="goog_rdk_671"/>
            </w:sdtPr>
            <w:sdtContent>
              <w:ins w:author="Nhật Tân Nguyễn" w:id="23" w:date="2023-10-25T03:42:15Z">
                <w:sdt>
                  <w:sdtPr>
                    <w:id w:val="-1679849723"/>
                    <w:tag w:val="goog_rdk_67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895899929"/>
                  <w:tag w:val="goog_rdk_673"/>
                </w:sdtPr>
                <w:sdtContent>
                  <w:ins w:author="Nhật Tân Nguyễn" w:id="23" w:date="2023-10-25T03:42:1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Nhật Tân Nguyễn" w:id="23" w:date="2023-10-25T03:42:15Z">
                <w:del w:author="Nguyễn Anh Kiệt" w:id="2" w:date="2025-04-23T17:56:21Z"/>
              </w:ins>
            </w:sdtContent>
          </w:sdt>
        </w:p>
      </w:sdtContent>
    </w:sdt>
    <w:sdt>
      <w:sdtPr>
        <w:id w:val="1261518217"/>
        <w:tag w:val="goog_rdk_678"/>
      </w:sdtPr>
      <w:sdtContent>
        <w:p w:rsidR="00000000" w:rsidDel="00000000" w:rsidP="00000000" w:rsidRDefault="00000000" w:rsidRPr="00000000" w14:paraId="000000A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85108412"/>
              <w:tag w:val="goog_rdk_676"/>
            </w:sdtPr>
            <w:sdtContent>
              <w:del w:author="Nguyễn Anh Kiệt" w:id="2" w:date="2025-04-23T17:56:21Z"/>
              <w:sdt>
                <w:sdtPr>
                  <w:id w:val="1082883253"/>
                  <w:tag w:val="goog_rdk_6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Chỉ khi có lỗi kết nối.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3991857"/>
        <w:tag w:val="goog_rdk_681"/>
      </w:sdtPr>
      <w:sdtContent>
        <w:p w:rsidR="00000000" w:rsidDel="00000000" w:rsidP="00000000" w:rsidRDefault="00000000" w:rsidRPr="00000000" w14:paraId="000000A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20247902"/>
              <w:tag w:val="goog_rdk_679"/>
            </w:sdtPr>
            <w:sdtContent>
              <w:del w:author="Nguyễn Anh Kiệt" w:id="2" w:date="2025-04-23T17:56:21Z"/>
              <w:sdt>
                <w:sdtPr>
                  <w:id w:val="1340528624"/>
                  <w:tag w:val="goog_rdk_6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19568393"/>
        <w:tag w:val="goog_rdk_684"/>
      </w:sdtPr>
      <w:sdtContent>
        <w:p w:rsidR="00000000" w:rsidDel="00000000" w:rsidP="00000000" w:rsidRDefault="00000000" w:rsidRPr="00000000" w14:paraId="000000A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76854654"/>
              <w:tag w:val="goog_rdk_682"/>
            </w:sdtPr>
            <w:sdtContent>
              <w:del w:author="Nguyễn Anh Kiệt" w:id="2" w:date="2025-04-23T17:56:21Z"/>
              <w:sdt>
                <w:sdtPr>
                  <w:id w:val="-824757227"/>
                  <w:tag w:val="goog_rdk_6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Làm thế nào để cải thiện hiệu suất của HTTP không bền vững?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009724"/>
        <w:tag w:val="goog_rdk_687"/>
      </w:sdtPr>
      <w:sdtContent>
        <w:p w:rsidR="00000000" w:rsidDel="00000000" w:rsidP="00000000" w:rsidRDefault="00000000" w:rsidRPr="00000000" w14:paraId="000000A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97579671"/>
              <w:tag w:val="goog_rdk_685"/>
            </w:sdtPr>
            <w:sdtContent>
              <w:del w:author="Nguyễn Anh Kiệt" w:id="2" w:date="2025-04-23T17:56:21Z"/>
              <w:sdt>
                <w:sdtPr>
                  <w:id w:val="835457936"/>
                  <w:tag w:val="goog_rdk_6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Giữ kết nối mở cho tất cả các truy vấn.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30371825"/>
        <w:tag w:val="goog_rdk_690"/>
      </w:sdtPr>
      <w:sdtContent>
        <w:p w:rsidR="00000000" w:rsidDel="00000000" w:rsidP="00000000" w:rsidRDefault="00000000" w:rsidRPr="00000000" w14:paraId="000000A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39533621"/>
              <w:tag w:val="goog_rdk_688"/>
            </w:sdtPr>
            <w:sdtContent>
              <w:del w:author="Nguyễn Anh Kiệt" w:id="2" w:date="2025-04-23T17:56:21Z"/>
              <w:sdt>
                <w:sdtPr>
                  <w:id w:val="-1400931071"/>
                  <w:tag w:val="goog_rdk_6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Mở nhiều kết nối cho mỗi truy vấn.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935373"/>
        <w:tag w:val="goog_rdk_693"/>
      </w:sdtPr>
      <w:sdtContent>
        <w:p w:rsidR="00000000" w:rsidDel="00000000" w:rsidP="00000000" w:rsidRDefault="00000000" w:rsidRPr="00000000" w14:paraId="000000A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62970139"/>
              <w:tag w:val="goog_rdk_691"/>
            </w:sdtPr>
            <w:sdtContent>
              <w:del w:author="Nguyễn Anh Kiệt" w:id="2" w:date="2025-04-23T17:56:21Z"/>
              <w:sdt>
                <w:sdtPr>
                  <w:id w:val="1114260235"/>
                  <w:tag w:val="goog_rdk_6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Sử dụng kết nối TCP khác nhau cho mỗi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8612781"/>
        <w:tag w:val="goog_rdk_696"/>
      </w:sdtPr>
      <w:sdtContent>
        <w:p w:rsidR="00000000" w:rsidDel="00000000" w:rsidP="00000000" w:rsidRDefault="00000000" w:rsidRPr="00000000" w14:paraId="000000B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98334719"/>
              <w:tag w:val="goog_rdk_694"/>
            </w:sdtPr>
            <w:sdtContent>
              <w:del w:author="Nguyễn Anh Kiệt" w:id="2" w:date="2025-04-23T17:56:21Z"/>
              <w:sdt>
                <w:sdtPr>
                  <w:id w:val="-838166093"/>
                  <w:tag w:val="goog_rdk_6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Chuyển sang sử dụng HTTP bền vững.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73469930"/>
        <w:tag w:val="goog_rdk_699"/>
      </w:sdtPr>
      <w:sdtContent>
        <w:p w:rsidR="00000000" w:rsidDel="00000000" w:rsidP="00000000" w:rsidRDefault="00000000" w:rsidRPr="00000000" w14:paraId="000000B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31807463"/>
              <w:tag w:val="goog_rdk_697"/>
            </w:sdtPr>
            <w:sdtContent>
              <w:del w:author="Nguyễn Anh Kiệt" w:id="2" w:date="2025-04-23T17:56:21Z"/>
              <w:sdt>
                <w:sdtPr>
                  <w:id w:val="150404299"/>
                  <w:tag w:val="goog_rdk_6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10818206"/>
        <w:tag w:val="goog_rdk_702"/>
      </w:sdtPr>
      <w:sdtContent>
        <w:p w:rsidR="00000000" w:rsidDel="00000000" w:rsidP="00000000" w:rsidRDefault="00000000" w:rsidRPr="00000000" w14:paraId="000000B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239408"/>
              <w:tag w:val="goog_rdk_700"/>
            </w:sdtPr>
            <w:sdtContent>
              <w:del w:author="Nguyễn Anh Kiệt" w:id="2" w:date="2025-04-23T17:56:21Z"/>
              <w:sdt>
                <w:sdtPr>
                  <w:id w:val="603416747"/>
                  <w:tag w:val="goog_rdk_7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Phát biểu nào sau đây là sai về kết nối HTTP không bền vững?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20736893"/>
        <w:tag w:val="goog_rdk_705"/>
      </w:sdtPr>
      <w:sdtContent>
        <w:p w:rsidR="00000000" w:rsidDel="00000000" w:rsidP="00000000" w:rsidRDefault="00000000" w:rsidRPr="00000000" w14:paraId="000000B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2842162"/>
              <w:tag w:val="goog_rdk_703"/>
            </w:sdtPr>
            <w:sdtContent>
              <w:del w:author="Nguyễn Anh Kiệt" w:id="2" w:date="2025-04-23T17:56:21Z"/>
              <w:sdt>
                <w:sdtPr>
                  <w:id w:val="1805573478"/>
                  <w:tag w:val="goog_rdk_7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Mỗi yêu cầu/phiên phản hồi yêu cầu một kết nối TCP mới.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52837461"/>
        <w:tag w:val="goog_rdk_711"/>
      </w:sdtPr>
      <w:sdtContent>
        <w:p w:rsidR="00000000" w:rsidDel="00000000" w:rsidP="00000000" w:rsidRDefault="00000000" w:rsidRPr="00000000" w14:paraId="000000B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89200240"/>
              <w:tag w:val="goog_rdk_706"/>
            </w:sdtPr>
            <w:sdtContent>
              <w:del w:author="Nguyễn Anh Kiệt" w:id="2" w:date="2025-04-23T17:56:21Z"/>
              <w:sdt>
                <w:sdtPr>
                  <w:id w:val="-887146748"/>
                  <w:tag w:val="goog_rdk_7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HTTP không bền vững không đòi hỏi hai chuyến đi-đến (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856378109"/>
                    <w:tag w:val="goog_rdk_70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2RTTs</w:delText>
                    </w:r>
                  </w:sdtContent>
                </w:sdt>
                <w:sdt>
                  <w:sdtPr>
                    <w:id w:val="-1275320774"/>
                    <w:tag w:val="goog_rdk_70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) cho mỗi đối tượng</w:delText>
                    </w:r>
                  </w:sdtContent>
                </w:sdt>
                <w:sdt>
                  <w:sdtPr>
                    <w:id w:val="1178305915"/>
                    <w:tag w:val="goog_rdk_71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</w:delText>
                    </w:r>
                  </w:sdtContent>
                </w:sdt>
              </w:del>
            </w:sdtContent>
          </w:sdt>
        </w:p>
      </w:sdtContent>
    </w:sdt>
    <w:sdt>
      <w:sdtPr>
        <w:id w:val="287121390"/>
        <w:tag w:val="goog_rdk_714"/>
      </w:sdtPr>
      <w:sdtContent>
        <w:p w:rsidR="00000000" w:rsidDel="00000000" w:rsidP="00000000" w:rsidRDefault="00000000" w:rsidRPr="00000000" w14:paraId="000000B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07344117"/>
              <w:tag w:val="goog_rdk_712"/>
            </w:sdtPr>
            <w:sdtContent>
              <w:del w:author="Nguyễn Anh Kiệt" w:id="2" w:date="2025-04-23T17:56:21Z"/>
              <w:sdt>
                <w:sdtPr>
                  <w:id w:val="-476666063"/>
                  <w:tag w:val="goog_rdk_7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HTTP không bền vững chậm hơn HTTP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17307291"/>
        <w:tag w:val="goog_rdk_717"/>
      </w:sdtPr>
      <w:sdtContent>
        <w:p w:rsidR="00000000" w:rsidDel="00000000" w:rsidP="00000000" w:rsidRDefault="00000000" w:rsidRPr="00000000" w14:paraId="000000B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99693875"/>
              <w:tag w:val="goog_rdk_715"/>
            </w:sdtPr>
            <w:sdtContent>
              <w:del w:author="Nguyễn Anh Kiệt" w:id="2" w:date="2025-04-23T17:56:21Z"/>
              <w:sdt>
                <w:sdtPr>
                  <w:id w:val="1521736573"/>
                  <w:tag w:val="goog_rdk_7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Việc gửi nhiều đối tượng yêu cầu nhiều kết nối TCP.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96147234"/>
        <w:tag w:val="goog_rdk_720"/>
      </w:sdtPr>
      <w:sdtContent>
        <w:p w:rsidR="00000000" w:rsidDel="00000000" w:rsidP="00000000" w:rsidRDefault="00000000" w:rsidRPr="00000000" w14:paraId="000000B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32682860"/>
              <w:tag w:val="goog_rdk_718"/>
            </w:sdtPr>
            <w:sdtContent>
              <w:del w:author="Nguyễn Anh Kiệt" w:id="2" w:date="2025-04-23T17:56:21Z"/>
              <w:sdt>
                <w:sdtPr>
                  <w:id w:val="-1576254773"/>
                  <w:tag w:val="goog_rdk_7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31274141"/>
        <w:tag w:val="goog_rdk_723"/>
      </w:sdtPr>
      <w:sdtContent>
        <w:p w:rsidR="00000000" w:rsidDel="00000000" w:rsidP="00000000" w:rsidRDefault="00000000" w:rsidRPr="00000000" w14:paraId="000000B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80384649"/>
              <w:tag w:val="goog_rdk_721"/>
            </w:sdtPr>
            <w:sdtContent>
              <w:del w:author="Nguyễn Anh Kiệt" w:id="2" w:date="2025-04-23T17:56:21Z"/>
              <w:sdt>
                <w:sdtPr>
                  <w:id w:val="74630478"/>
                  <w:tag w:val="goog_rdk_7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Chọn phát biểu đúng về HTTP bền vững: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20307625"/>
        <w:tag w:val="goog_rdk_726"/>
      </w:sdtPr>
      <w:sdtContent>
        <w:p w:rsidR="00000000" w:rsidDel="00000000" w:rsidP="00000000" w:rsidRDefault="00000000" w:rsidRPr="00000000" w14:paraId="000000B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5899769"/>
              <w:tag w:val="goog_rdk_724"/>
            </w:sdtPr>
            <w:sdtContent>
              <w:del w:author="Nguyễn Anh Kiệt" w:id="2" w:date="2025-04-23T17:56:21Z"/>
              <w:sdt>
                <w:sdtPr>
                  <w:id w:val="-2054536133"/>
                  <w:tag w:val="goog_rdk_7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bền vững yêu cầu một kết nối TCP mới cho mỗi đối tượng được tải.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62629378"/>
        <w:tag w:val="goog_rdk_729"/>
      </w:sdtPr>
      <w:sdtContent>
        <w:p w:rsidR="00000000" w:rsidDel="00000000" w:rsidP="00000000" w:rsidRDefault="00000000" w:rsidRPr="00000000" w14:paraId="000000B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78605829"/>
              <w:tag w:val="goog_rdk_727"/>
            </w:sdtPr>
            <w:sdtContent>
              <w:del w:author="Nguyễn Anh Kiệt" w:id="2" w:date="2025-04-23T17:56:21Z"/>
              <w:sdt>
                <w:sdtPr>
                  <w:id w:val="182426875"/>
                  <w:tag w:val="goog_rdk_7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giữ cho kết nối TCP giữa client và server được bảo lưu cho nhiều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91080456"/>
        <w:tag w:val="goog_rdk_732"/>
      </w:sdtPr>
      <w:sdtContent>
        <w:p w:rsidR="00000000" w:rsidDel="00000000" w:rsidP="00000000" w:rsidRDefault="00000000" w:rsidRPr="00000000" w14:paraId="000000B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52143458"/>
              <w:tag w:val="goog_rdk_730"/>
            </w:sdtPr>
            <w:sdtContent>
              <w:del w:author="Nguyễn Anh Kiệt" w:id="2" w:date="2025-04-23T17:56:21Z"/>
              <w:sdt>
                <w:sdtPr>
                  <w:id w:val="-1403945944"/>
                  <w:tag w:val="goog_rdk_7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tăng số lượng RTTs so với HTTP không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64329004"/>
        <w:tag w:val="goog_rdk_735"/>
      </w:sdtPr>
      <w:sdtContent>
        <w:p w:rsidR="00000000" w:rsidDel="00000000" w:rsidP="00000000" w:rsidRDefault="00000000" w:rsidRPr="00000000" w14:paraId="000000B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71034416"/>
              <w:tag w:val="goog_rdk_733"/>
            </w:sdtPr>
            <w:sdtContent>
              <w:del w:author="Nguyễn Anh Kiệt" w:id="2" w:date="2025-04-23T17:56:21Z"/>
              <w:sdt>
                <w:sdtPr>
                  <w:id w:val="2041577355"/>
                  <w:tag w:val="goog_rdk_7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server gửi một đối tượng qua kết nối, kết nối TCP tắt ngay lập tức.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21205908"/>
        <w:tag w:val="goog_rdk_738"/>
      </w:sdtPr>
      <w:sdtContent>
        <w:p w:rsidR="00000000" w:rsidDel="00000000" w:rsidP="00000000" w:rsidRDefault="00000000" w:rsidRPr="00000000" w14:paraId="000000B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91349068"/>
              <w:tag w:val="goog_rdk_736"/>
            </w:sdtPr>
            <w:sdtContent>
              <w:del w:author="Nguyễn Anh Kiệt" w:id="2" w:date="2025-04-23T17:56:21Z"/>
              <w:sdt>
                <w:sdtPr>
                  <w:id w:val="381560841"/>
                  <w:tag w:val="goog_rdk_7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9528462"/>
        <w:tag w:val="goog_rdk_741"/>
      </w:sdtPr>
      <w:sdtContent>
        <w:p w:rsidR="00000000" w:rsidDel="00000000" w:rsidP="00000000" w:rsidRDefault="00000000" w:rsidRPr="00000000" w14:paraId="000000B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05486598"/>
              <w:tag w:val="goog_rdk_739"/>
            </w:sdtPr>
            <w:sdtContent>
              <w:del w:author="Nguyễn Anh Kiệt" w:id="2" w:date="2025-04-23T17:56:21Z"/>
              <w:sdt>
                <w:sdtPr>
                  <w:id w:val="-906027635"/>
                  <w:tag w:val="goog_rdk_7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Chọn câu đúng về HTTP: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64537190"/>
        <w:tag w:val="goog_rdk_744"/>
      </w:sdtPr>
      <w:sdtContent>
        <w:p w:rsidR="00000000" w:rsidDel="00000000" w:rsidP="00000000" w:rsidRDefault="00000000" w:rsidRPr="00000000" w14:paraId="000000B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42851784"/>
              <w:tag w:val="goog_rdk_742"/>
            </w:sdtPr>
            <w:sdtContent>
              <w:del w:author="Nguyễn Anh Kiệt" w:id="2" w:date="2025-04-23T17:56:21Z"/>
              <w:sdt>
                <w:sdtPr>
                  <w:id w:val="-33996822"/>
                  <w:tag w:val="goog_rdk_7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không bền vững sử dụng ít tài nguyên hơn so với HTTP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67169147"/>
        <w:tag w:val="goog_rdk_747"/>
      </w:sdtPr>
      <w:sdtContent>
        <w:p w:rsidR="00000000" w:rsidDel="00000000" w:rsidP="00000000" w:rsidRDefault="00000000" w:rsidRPr="00000000" w14:paraId="000000C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34245206"/>
              <w:tag w:val="goog_rdk_745"/>
            </w:sdtPr>
            <w:sdtContent>
              <w:del w:author="Nguyễn Anh Kiệt" w:id="2" w:date="2025-04-23T17:56:21Z"/>
              <w:sdt>
                <w:sdtPr>
                  <w:id w:val="-1076295073"/>
                  <w:tag w:val="goog_rdk_7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cung cấp thời gian phản hồi nhanh hơn so với HTTP không bền vững.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34375765"/>
        <w:tag w:val="goog_rdk_750"/>
      </w:sdtPr>
      <w:sdtContent>
        <w:p w:rsidR="00000000" w:rsidDel="00000000" w:rsidP="00000000" w:rsidRDefault="00000000" w:rsidRPr="00000000" w14:paraId="000000C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55979730"/>
              <w:tag w:val="goog_rdk_748"/>
            </w:sdtPr>
            <w:sdtContent>
              <w:del w:author="Nguyễn Anh Kiệt" w:id="2" w:date="2025-04-23T17:56:21Z"/>
              <w:sdt>
                <w:sdtPr>
                  <w:id w:val="2040383121"/>
                  <w:tag w:val="goog_rdk_7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HTTP không bền vững giữ một kết nối TCP mở cho tất cả requests.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07991877"/>
        <w:tag w:val="goog_rdk_753"/>
      </w:sdtPr>
      <w:sdtContent>
        <w:p w:rsidR="00000000" w:rsidDel="00000000" w:rsidP="00000000" w:rsidRDefault="00000000" w:rsidRPr="00000000" w14:paraId="000000C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58328348"/>
              <w:tag w:val="goog_rdk_751"/>
            </w:sdtPr>
            <w:sdtContent>
              <w:del w:author="Nguyễn Anh Kiệt" w:id="2" w:date="2025-04-23T17:56:21Z"/>
              <w:sdt>
                <w:sdtPr>
                  <w:id w:val="20581713"/>
                  <w:tag w:val="goog_rdk_7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HTTP bền vững yêu cầu nhiều RTTs hơn cho mỗi đối tượng được gửi 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87679784"/>
        <w:tag w:val="goog_rdk_756"/>
      </w:sdtPr>
      <w:sdtContent>
        <w:p w:rsidR="00000000" w:rsidDel="00000000" w:rsidP="00000000" w:rsidRDefault="00000000" w:rsidRPr="00000000" w14:paraId="000000C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08218950"/>
              <w:tag w:val="goog_rdk_754"/>
            </w:sdtPr>
            <w:sdtContent>
              <w:del w:author="Nguyễn Anh Kiệt" w:id="2" w:date="2025-04-23T17:56:21Z"/>
              <w:sdt>
                <w:sdtPr>
                  <w:id w:val="424811145"/>
                  <w:tag w:val="goog_rdk_7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65206385"/>
        <w:tag w:val="goog_rdk_761"/>
      </w:sdtPr>
      <w:sdtContent>
        <w:p w:rsidR="00000000" w:rsidDel="00000000" w:rsidP="00000000" w:rsidRDefault="00000000" w:rsidRPr="00000000" w14:paraId="000000C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17257237"/>
              <w:tag w:val="goog_rdk_757"/>
            </w:sdtPr>
            <w:sdtContent>
              <w:del w:author="Nguyễn Anh Kiệt" w:id="2" w:date="2025-04-23T17:56:21Z"/>
              <w:sdt>
                <w:sdtPr>
                  <w:id w:val="-1417547735"/>
                  <w:tag w:val="goog_rdk_7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Kết nối HTTP bền vững có thể được ngắt bởi ai? A. Chỉ client B. Chỉ server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868682814"/>
                    <w:tag w:val="goog_rdk_75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Cả client và serve</w:delText>
                    </w:r>
                  </w:sdtContent>
                </w:sdt>
                <w:sdt>
                  <w:sdtPr>
                    <w:id w:val="-2086528148"/>
                    <w:tag w:val="goog_rdk_76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r D. Tự động ngắt sau một khoảng thời gian không hoạt động</w:delText>
                    </w:r>
                  </w:sdtContent>
                </w:sdt>
              </w:del>
            </w:sdtContent>
          </w:sdt>
        </w:p>
      </w:sdtContent>
    </w:sdt>
    <w:sdt>
      <w:sdtPr>
        <w:id w:val="1817923675"/>
        <w:tag w:val="goog_rdk_764"/>
      </w:sdtPr>
      <w:sdtContent>
        <w:p w:rsidR="00000000" w:rsidDel="00000000" w:rsidP="00000000" w:rsidRDefault="00000000" w:rsidRPr="00000000" w14:paraId="000000C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66034957"/>
              <w:tag w:val="goog_rdk_762"/>
            </w:sdtPr>
            <w:sdtContent>
              <w:del w:author="Nguyễn Anh Kiệt" w:id="2" w:date="2025-04-23T17:56:21Z"/>
              <w:sdt>
                <w:sdtPr>
                  <w:id w:val="-902496029"/>
                  <w:tag w:val="goog_rdk_7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1014972"/>
        <w:tag w:val="goog_rdk_767"/>
      </w:sdtPr>
      <w:sdtContent>
        <w:p w:rsidR="00000000" w:rsidDel="00000000" w:rsidP="00000000" w:rsidRDefault="00000000" w:rsidRPr="00000000" w14:paraId="000000C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2042597"/>
              <w:tag w:val="goog_rdk_765"/>
            </w:sdtPr>
            <w:sdtContent>
              <w:del w:author="Nguyễn Anh Kiệt" w:id="2" w:date="2025-04-23T17:56:21Z"/>
              <w:sdt>
                <w:sdtPr>
                  <w:id w:val="739512077"/>
                  <w:tag w:val="goog_rdk_7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Phát biểu nào sau đây là đúng với HTTP bền vững?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89538763"/>
        <w:tag w:val="goog_rdk_772"/>
      </w:sdtPr>
      <w:sdtContent>
        <w:p w:rsidR="00000000" w:rsidDel="00000000" w:rsidP="00000000" w:rsidRDefault="00000000" w:rsidRPr="00000000" w14:paraId="000000C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66454540"/>
              <w:tag w:val="goog_rdk_768"/>
            </w:sdtPr>
            <w:sdtContent>
              <w:del w:author="Nguyễn Anh Kiệt" w:id="2" w:date="2025-04-23T17:56:21Z"/>
              <w:sdt>
                <w:sdtPr>
                  <w:id w:val="-1107251098"/>
                  <w:tag w:val="goog_rdk_7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425014375"/>
                    <w:tag w:val="goog_rdk_77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Khi client hoặc server ngắt kết nối, tất cả các yêu cầu/phiên phản hồi đang chờ sẽ bị hủy</w:delText>
                    </w:r>
                  </w:sdtContent>
                </w:sdt>
                <w:sdt>
                  <w:sdtPr>
                    <w:id w:val="-485036366"/>
                    <w:tag w:val="goog_rdk_77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</w:delText>
                    </w:r>
                  </w:sdtContent>
                </w:sdt>
              </w:del>
            </w:sdtContent>
          </w:sdt>
        </w:p>
      </w:sdtContent>
    </w:sdt>
    <w:sdt>
      <w:sdtPr>
        <w:id w:val="358913835"/>
        <w:tag w:val="goog_rdk_775"/>
      </w:sdtPr>
      <w:sdtContent>
        <w:p w:rsidR="00000000" w:rsidDel="00000000" w:rsidP="00000000" w:rsidRDefault="00000000" w:rsidRPr="00000000" w14:paraId="000000C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12232907"/>
              <w:tag w:val="goog_rdk_773"/>
            </w:sdtPr>
            <w:sdtContent>
              <w:del w:author="Nguyễn Anh Kiệt" w:id="2" w:date="2025-04-23T17:56:21Z"/>
              <w:sdt>
                <w:sdtPr>
                  <w:id w:val="842760888"/>
                  <w:tag w:val="goog_rdk_77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Mỗi đối tượng cần một kết nối TCP riêng biệt để được tải về.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1332333"/>
        <w:tag w:val="goog_rdk_778"/>
      </w:sdtPr>
      <w:sdtContent>
        <w:p w:rsidR="00000000" w:rsidDel="00000000" w:rsidP="00000000" w:rsidRDefault="00000000" w:rsidRPr="00000000" w14:paraId="000000C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32895821"/>
              <w:tag w:val="goog_rdk_776"/>
            </w:sdtPr>
            <w:sdtContent>
              <w:del w:author="Nguyễn Anh Kiệt" w:id="2" w:date="2025-04-23T17:56:21Z"/>
              <w:sdt>
                <w:sdtPr>
                  <w:id w:val="1333460688"/>
                  <w:tag w:val="goog_rdk_7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không thể tải nhiều đối tượng qua một kết nối.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21092042"/>
        <w:tag w:val="goog_rdk_781"/>
      </w:sdtPr>
      <w:sdtContent>
        <w:p w:rsidR="00000000" w:rsidDel="00000000" w:rsidP="00000000" w:rsidRDefault="00000000" w:rsidRPr="00000000" w14:paraId="000000C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94265080"/>
              <w:tag w:val="goog_rdk_779"/>
            </w:sdtPr>
            <w:sdtContent>
              <w:del w:author="Nguyễn Anh Kiệt" w:id="2" w:date="2025-04-23T17:56:21Z"/>
              <w:sdt>
                <w:sdtPr>
                  <w:id w:val="-521679037"/>
                  <w:tag w:val="goog_rdk_7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TCP giữa client và server được bảo lưu cho một đối tượng duy nhất.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49703845"/>
        <w:tag w:val="goog_rdk_784"/>
      </w:sdtPr>
      <w:sdtContent>
        <w:p w:rsidR="00000000" w:rsidDel="00000000" w:rsidP="00000000" w:rsidRDefault="00000000" w:rsidRPr="00000000" w14:paraId="000000C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90748428"/>
              <w:tag w:val="goog_rdk_782"/>
            </w:sdtPr>
            <w:sdtContent>
              <w:del w:author="Nguyễn Anh Kiệt" w:id="2" w:date="2025-04-23T17:56:21Z"/>
              <w:sdt>
                <w:sdtPr>
                  <w:id w:val="-754550707"/>
                  <w:tag w:val="goog_rdk_7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28372903"/>
        <w:tag w:val="goog_rdk_787"/>
      </w:sdtPr>
      <w:sdtContent>
        <w:p w:rsidR="00000000" w:rsidDel="00000000" w:rsidP="00000000" w:rsidRDefault="00000000" w:rsidRPr="00000000" w14:paraId="000000C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2377295"/>
              <w:tag w:val="goog_rdk_785"/>
            </w:sdtPr>
            <w:sdtContent>
              <w:del w:author="Nguyễn Anh Kiệt" w:id="2" w:date="2025-04-23T17:56:21Z"/>
              <w:sdt>
                <w:sdtPr>
                  <w:id w:val="-180614403"/>
                  <w:tag w:val="goog_rdk_7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Ở bước 6 những giao thức nào có thể được sử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48931037"/>
        <w:tag w:val="goog_rdk_790"/>
      </w:sdtPr>
      <w:sdtContent>
        <w:p w:rsidR="00000000" w:rsidDel="00000000" w:rsidP="00000000" w:rsidRDefault="00000000" w:rsidRPr="00000000" w14:paraId="000000C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70864348"/>
              <w:tag w:val="goog_rdk_788"/>
            </w:sdtPr>
            <w:sdtContent>
              <w:del w:author="Nguyễn Anh Kiệt" w:id="2" w:date="2025-04-23T17:56:21Z"/>
              <w:sdt>
                <w:sdtPr>
                  <w:id w:val="-911710935"/>
                  <w:tag w:val="goog_rdk_7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SMTP                                                    B.IMAP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16069812"/>
        <w:tag w:val="goog_rdk_794"/>
      </w:sdtPr>
      <w:sdtContent>
        <w:p w:rsidR="00000000" w:rsidDel="00000000" w:rsidP="00000000" w:rsidRDefault="00000000" w:rsidRPr="00000000" w14:paraId="000000C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21743408"/>
              <w:tag w:val="goog_rdk_791"/>
            </w:sdtPr>
            <w:sdtContent>
              <w:del w:author="Nguyễn Anh Kiệt" w:id="2" w:date="2025-04-23T17:56:21Z"/>
              <w:sdt>
                <w:sdtPr>
                  <w:id w:val="-65648891"/>
                  <w:tag w:val="goog_rdk_7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Cả A và B đều sao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713381822"/>
                    <w:tag w:val="goog_rdk_79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Cả A và B đều đúng</w:delText>
                    </w:r>
                  </w:sdtContent>
                </w:sdt>
              </w:del>
            </w:sdtContent>
          </w:sdt>
        </w:p>
      </w:sdtContent>
    </w:sdt>
    <w:sdt>
      <w:sdtPr>
        <w:id w:val="-2082229209"/>
        <w:tag w:val="goog_rdk_797"/>
      </w:sdtPr>
      <w:sdtContent>
        <w:p w:rsidR="00000000" w:rsidDel="00000000" w:rsidP="00000000" w:rsidRDefault="00000000" w:rsidRPr="00000000" w14:paraId="000000C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140367"/>
              <w:tag w:val="goog_rdk_795"/>
            </w:sdtPr>
            <w:sdtContent>
              <w:del w:author="Nguyễn Anh Kiệt" w:id="2" w:date="2025-04-23T17:56:21Z"/>
              <w:sdt>
                <w:sdtPr>
                  <w:id w:val="-2104250533"/>
                  <w:tag w:val="goog_rdk_7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Giải: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2219345"/>
        <w:tag w:val="goog_rdk_800"/>
      </w:sdtPr>
      <w:sdtContent>
        <w:p w:rsidR="00000000" w:rsidDel="00000000" w:rsidP="00000000" w:rsidRDefault="00000000" w:rsidRPr="00000000" w14:paraId="000000D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43215144"/>
              <w:tag w:val="goog_rdk_798"/>
            </w:sdtPr>
            <w:sdtContent>
              <w:del w:author="Nguyễn Anh Kiệt" w:id="2" w:date="2025-04-23T17:56:21Z"/>
              <w:sdt>
                <w:sdtPr>
                  <w:id w:val="1394931448"/>
                  <w:tag w:val="goog_rdk_7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4483669"/>
        <w:tag w:val="goog_rdk_807"/>
      </w:sdtPr>
      <w:sdtContent>
        <w:p w:rsidR="00000000" w:rsidDel="00000000" w:rsidP="00000000" w:rsidRDefault="00000000" w:rsidRPr="00000000" w14:paraId="000000D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96932771"/>
              <w:tag w:val="goog_rdk_801"/>
            </w:sdtPr>
            <w:sdtContent>
              <w:del w:author="Nguyễn Anh Kiệt" w:id="2" w:date="2025-04-23T17:56:21Z"/>
              <w:sdt>
                <w:sdtPr>
                  <w:id w:val="-1505048607"/>
                  <w:tag w:val="goog_rdk_80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67632757"/>
              <w:tag w:val="goog_rdk_803"/>
            </w:sdtPr>
            <w:sdtContent>
              <w:ins w:author="Thắng Nguyễn Trần Nhật" w:id="24" w:date="2025-10-30T13:18:05Z">
                <w:sdt>
                  <w:sdtPr>
                    <w:id w:val="-1838810525"/>
                    <w:tag w:val="goog_rdk_804"/>
                  </w:sdtPr>
                  <w:sdtContent>
                    <w:del w:author="Nguyễn Anh Kiệt" w:id="2" w:date="2025-04-23T17:56:21Z"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688775" cy="1497558"/>
                            <wp:effectExtent b="0" l="0" r="0" t="0"/>
                            <wp:docPr descr="A diagram of a computer network&#10;&#10;Description automatically generated" id="150449827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diagram of a computer network&#10;&#10;Description automatically generated"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775" cy="149755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688775" cy="1497558"/>
                            <wp:effectExtent b="0" l="0" r="0" t="0"/>
                            <wp:docPr descr="A diagram of a computer network&#10;&#10;Description automatically generated" id="1504498275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diagram of a computer network&#10;&#10;Description automatically generated"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775" cy="149755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del>
                  </w:sdtContent>
                </w:sdt>
              </w:ins>
            </w:sdtContent>
          </w:sdt>
          <w:sdt>
            <w:sdtPr>
              <w:id w:val="2007831295"/>
              <w:tag w:val="goog_rdk_805"/>
            </w:sdtPr>
            <w:sdtContent>
              <w:del w:author="Nguyễn Anh Kiệt" w:id="2" w:date="2025-04-23T17:56:21Z">
                <w:r w:rsidDel="00000000" w:rsidR="00000000" w:rsidRPr="00000000">
                  <w:rPr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w:drawing>
                    <wp:inline distB="0" distT="0" distL="0" distR="0">
                      <wp:extent cx="5688775" cy="1497558"/>
                      <wp:effectExtent b="0" l="0" r="0" t="0"/>
                      <wp:docPr descr="A diagram of a computer network&#10;&#10;Description automatically generated" id="1504498273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A diagram of a computer network&#10;&#10;Description automatically generated"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8775" cy="14975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del>
              <w:sdt>
                <w:sdtPr>
                  <w:id w:val="232448341"/>
                  <w:tag w:val="goog_rdk_8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4459376"/>
        <w:tag w:val="goog_rdk_810"/>
      </w:sdtPr>
      <w:sdtContent>
        <w:p w:rsidR="00000000" w:rsidDel="00000000" w:rsidP="00000000" w:rsidRDefault="00000000" w:rsidRPr="00000000" w14:paraId="000000D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00455053"/>
              <w:tag w:val="goog_rdk_808"/>
            </w:sdtPr>
            <w:sdtContent>
              <w:del w:author="Nguyễn Anh Kiệt" w:id="2" w:date="2025-04-23T17:56:21Z"/>
              <w:sdt>
                <w:sdtPr>
                  <w:id w:val="-2063870741"/>
                  <w:tag w:val="goog_rdk_8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Các giao thức có thể được sử dụng ở bước 6( Giao thức truy cập mail ) : POP,IMAP,HTTP.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6736963"/>
        <w:tag w:val="goog_rdk_813"/>
      </w:sdtPr>
      <w:sdtContent>
        <w:p w:rsidR="00000000" w:rsidDel="00000000" w:rsidP="00000000" w:rsidRDefault="00000000" w:rsidRPr="00000000" w14:paraId="000000D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15062026"/>
              <w:tag w:val="goog_rdk_811"/>
            </w:sdtPr>
            <w:sdtContent>
              <w:del w:author="Nguyễn Anh Kiệt" w:id="2" w:date="2025-04-23T17:56:21Z"/>
              <w:sdt>
                <w:sdtPr>
                  <w:id w:val="1594194913"/>
                  <w:tag w:val="goog_rdk_8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 : Ở bước 2 trong sơ đồ giao thức nào được sử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08320431"/>
        <w:tag w:val="goog_rdk_816"/>
      </w:sdtPr>
      <w:sdtContent>
        <w:p w:rsidR="00000000" w:rsidDel="00000000" w:rsidP="00000000" w:rsidRDefault="00000000" w:rsidRPr="00000000" w14:paraId="000000D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548976"/>
              <w:tag w:val="goog_rdk_814"/>
            </w:sdtPr>
            <w:sdtContent>
              <w:del w:author="Nguyễn Anh Kiệt" w:id="2" w:date="2025-04-23T17:56:21Z"/>
              <w:sdt>
                <w:sdtPr>
                  <w:id w:val="478789724"/>
                  <w:tag w:val="goog_rdk_8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  TCP                                            B.IMAP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408563"/>
        <w:tag w:val="goog_rdk_820"/>
      </w:sdtPr>
      <w:sdtContent>
        <w:p w:rsidR="00000000" w:rsidDel="00000000" w:rsidP="00000000" w:rsidRDefault="00000000" w:rsidRPr="00000000" w14:paraId="000000D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91706116"/>
              <w:tag w:val="goog_rdk_817"/>
            </w:sdtPr>
            <w:sdtContent>
              <w:del w:author="Nguyễn Anh Kiệt" w:id="2" w:date="2025-04-23T17:56:21Z"/>
              <w:sdt>
                <w:sdtPr>
                  <w:id w:val="-2059423407"/>
                  <w:tag w:val="goog_rdk_8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   POP3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357239066"/>
                    <w:tag w:val="goog_rdk_81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D.SMTP</w:delText>
                    </w:r>
                  </w:sdtContent>
                </w:sdt>
              </w:del>
            </w:sdtContent>
          </w:sdt>
        </w:p>
      </w:sdtContent>
    </w:sdt>
    <w:sdt>
      <w:sdtPr>
        <w:id w:val="1819774235"/>
        <w:tag w:val="goog_rdk_823"/>
      </w:sdtPr>
      <w:sdtContent>
        <w:p w:rsidR="00000000" w:rsidDel="00000000" w:rsidP="00000000" w:rsidRDefault="00000000" w:rsidRPr="00000000" w14:paraId="000000D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26889071"/>
              <w:tag w:val="goog_rdk_821"/>
            </w:sdtPr>
            <w:sdtContent>
              <w:del w:author="Nguyễn Anh Kiệt" w:id="2" w:date="2025-04-23T17:56:21Z"/>
              <w:sdt>
                <w:sdtPr>
                  <w:id w:val="-733548587"/>
                  <w:tag w:val="goog_rdk_8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Giải : Giao thức ở bước 2  ,bước 4 là SMTP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47925898"/>
        <w:tag w:val="goog_rdk_826"/>
      </w:sdtPr>
      <w:sdtContent>
        <w:p w:rsidR="00000000" w:rsidDel="00000000" w:rsidP="00000000" w:rsidRDefault="00000000" w:rsidRPr="00000000" w14:paraId="000000D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0285608"/>
              <w:tag w:val="goog_rdk_824"/>
            </w:sdtPr>
            <w:sdtContent>
              <w:del w:author="Nguyễn Anh Kiệt" w:id="2" w:date="2025-04-23T17:56:21Z"/>
              <w:sdt>
                <w:sdtPr>
                  <w:id w:val="1897524055"/>
                  <w:tag w:val="goog_rdk_8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34566265"/>
        <w:tag w:val="goog_rdk_829"/>
      </w:sdtPr>
      <w:sdtContent>
        <w:p w:rsidR="00000000" w:rsidDel="00000000" w:rsidP="00000000" w:rsidRDefault="00000000" w:rsidRPr="00000000" w14:paraId="000000D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09949473"/>
              <w:tag w:val="goog_rdk_827"/>
            </w:sdtPr>
            <w:sdtContent>
              <w:del w:author="Nguyễn Anh Kiệt" w:id="2" w:date="2025-04-23T17:56:21Z"/>
              <w:sdt>
                <w:sdtPr>
                  <w:id w:val="-806459913"/>
                  <w:tag w:val="goog_rdk_8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12:TCP SYN Segment ( gói tin TCP có cờ SYN) sử dụng Sequence number nào để khởi tạo kết nối  TCP giữa cilent và server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47270613"/>
        <w:tag w:val="goog_rdk_832"/>
      </w:sdtPr>
      <w:sdtContent>
        <w:p w:rsidR="00000000" w:rsidDel="00000000" w:rsidP="00000000" w:rsidRDefault="00000000" w:rsidRPr="00000000" w14:paraId="000000D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67252219"/>
              <w:tag w:val="goog_rdk_830"/>
            </w:sdtPr>
            <w:sdtContent>
              <w:del w:author="Nguyễn Anh Kiệt" w:id="2" w:date="2025-04-23T17:56:21Z"/>
              <w:sdt>
                <w:sdtPr>
                  <w:id w:val="-1228679818"/>
                  <w:tag w:val="goog_rdk_8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0                                                    B.Số nguyên tố ngẫu nhiễn 0- 65535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21078469"/>
        <w:tag w:val="goog_rdk_836"/>
      </w:sdtPr>
      <w:sdtContent>
        <w:p w:rsidR="00000000" w:rsidDel="00000000" w:rsidP="00000000" w:rsidRDefault="00000000" w:rsidRPr="00000000" w14:paraId="000000D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57717359"/>
              <w:tag w:val="goog_rdk_833"/>
            </w:sdtPr>
            <w:sdtContent>
              <w:del w:author="Nguyễn Anh Kiệt" w:id="2" w:date="2025-04-23T17:56:21Z"/>
              <w:sdt>
                <w:sdtPr>
                  <w:id w:val="-1523920745"/>
                  <w:tag w:val="goog_rdk_8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-1     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73804128"/>
                    <w:tag w:val="goog_rdk_83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D.Số ngẫu nhiên</w:delText>
                    </w:r>
                  </w:sdtContent>
                </w:sdt>
              </w:del>
            </w:sdtContent>
          </w:sdt>
        </w:p>
      </w:sdtContent>
    </w:sdt>
    <w:sdt>
      <w:sdtPr>
        <w:id w:val="-1948939455"/>
        <w:tag w:val="goog_rdk_839"/>
      </w:sdtPr>
      <w:sdtContent>
        <w:p w:rsidR="00000000" w:rsidDel="00000000" w:rsidP="00000000" w:rsidRDefault="00000000" w:rsidRPr="00000000" w14:paraId="000000D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30626438"/>
              <w:tag w:val="goog_rdk_837"/>
            </w:sdtPr>
            <w:sdtContent>
              <w:del w:author="Nguyễn Anh Kiệt" w:id="2" w:date="2025-04-23T17:56:21Z"/>
              <w:sdt>
                <w:sdtPr>
                  <w:id w:val="-1271925676"/>
                  <w:tag w:val="goog_rdk_8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 : Cho một phiên làm việc SMTP ,hãy sắp xếp trình tự giao tiếp đúng ở phía cilent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96392501"/>
        <w:tag w:val="goog_rdk_842"/>
      </w:sdtPr>
      <w:sdtContent>
        <w:p w:rsidR="00000000" w:rsidDel="00000000" w:rsidP="00000000" w:rsidRDefault="00000000" w:rsidRPr="00000000" w14:paraId="000000D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75099498"/>
              <w:tag w:val="goog_rdk_840"/>
            </w:sdtPr>
            <w:sdtContent>
              <w:del w:author="Nguyễn Anh Kiệt" w:id="2" w:date="2025-04-23T17:56:21Z"/>
              <w:sdt>
                <w:sdtPr>
                  <w:id w:val="-317355619"/>
                  <w:tag w:val="goog_rdk_8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HELO, MAIL FROM, DATA, RCPT TO, QUIT            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77343376"/>
        <w:tag w:val="goog_rdk_847"/>
      </w:sdtPr>
      <w:sdtContent>
        <w:p w:rsidR="00000000" w:rsidDel="00000000" w:rsidP="00000000" w:rsidRDefault="00000000" w:rsidRPr="00000000" w14:paraId="000000D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1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23502469"/>
              <w:tag w:val="goog_rdk_843"/>
            </w:sdtPr>
            <w:sdtContent>
              <w:del w:author="Nguyễn Anh Kiệt" w:id="2" w:date="2025-04-23T17:56:21Z"/>
              <w:sdt>
                <w:sdtPr>
                  <w:id w:val="1653053376"/>
                  <w:tag w:val="goog_rdk_8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100864901"/>
                    <w:tag w:val="goog_rdk_84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-1984035543"/>
                    <w:tag w:val="goog_rdk_84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HELO, MAIL FROM, RCPT TO, DATA, QUIT</w:delText>
                    </w:r>
                  </w:sdtContent>
                </w:sdt>
              </w:del>
            </w:sdtContent>
          </w:sdt>
        </w:p>
      </w:sdtContent>
    </w:sdt>
    <w:sdt>
      <w:sdtPr>
        <w:id w:val="1965866541"/>
        <w:tag w:val="goog_rdk_850"/>
      </w:sdtPr>
      <w:sdtContent>
        <w:p w:rsidR="00000000" w:rsidDel="00000000" w:rsidP="00000000" w:rsidRDefault="00000000" w:rsidRPr="00000000" w14:paraId="000000D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86238681"/>
              <w:tag w:val="goog_rdk_848"/>
            </w:sdtPr>
            <w:sdtContent>
              <w:del w:author="Nguyễn Anh Kiệt" w:id="2" w:date="2025-04-23T17:56:21Z"/>
              <w:sdt>
                <w:sdtPr>
                  <w:id w:val="1250227163"/>
                  <w:tag w:val="goog_rdk_8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HELO, DATA, MAIL FROM, QUIT, RCPT TO            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73097388"/>
        <w:tag w:val="goog_rdk_855"/>
      </w:sdtPr>
      <w:sdtContent>
        <w:p w:rsidR="00000000" w:rsidDel="00000000" w:rsidP="00000000" w:rsidRDefault="00000000" w:rsidRPr="00000000" w14:paraId="000000D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32319258"/>
              <w:tag w:val="goog_rdk_851"/>
            </w:sdtPr>
            <w:sdtContent>
              <w:del w:author="Nguyễn Anh Kiệt" w:id="2" w:date="2025-04-23T17:56:21Z"/>
              <w:sdt>
                <w:sdtPr>
                  <w:id w:val="-1705317742"/>
                  <w:tag w:val="goog_rdk_8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2005349300"/>
                    <w:tag w:val="goog_rdk_85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361389194"/>
                    <w:tag w:val="goog_rdk_85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HELO, RCPT TO, DATA, QUIT, MAIL FROM</w:delText>
                    </w:r>
                  </w:sdtContent>
                </w:sdt>
              </w:del>
            </w:sdtContent>
          </w:sdt>
        </w:p>
      </w:sdtContent>
    </w:sdt>
    <w:sdt>
      <w:sdtPr>
        <w:id w:val="1171745483"/>
        <w:tag w:val="goog_rdk_858"/>
      </w:sdtPr>
      <w:sdtContent>
        <w:p w:rsidR="00000000" w:rsidDel="00000000" w:rsidP="00000000" w:rsidRDefault="00000000" w:rsidRPr="00000000" w14:paraId="000000E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70304314"/>
              <w:tag w:val="goog_rdk_856"/>
            </w:sdtPr>
            <w:sdtContent>
              <w:del w:author="Nguyễn Anh Kiệt" w:id="2" w:date="2025-04-23T17:56:21Z"/>
              <w:sdt>
                <w:sdtPr>
                  <w:id w:val="-1840403119"/>
                  <w:tag w:val="goog_rdk_8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31593810"/>
        <w:tag w:val="goog_rdk_861"/>
      </w:sdtPr>
      <w:sdtContent>
        <w:p w:rsidR="00000000" w:rsidDel="00000000" w:rsidP="00000000" w:rsidRDefault="00000000" w:rsidRPr="00000000" w14:paraId="000000E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1994356"/>
              <w:tag w:val="goog_rdk_859"/>
            </w:sdtPr>
            <w:sdtContent>
              <w:del w:author="Nguyễn Anh Kiệt" w:id="2" w:date="2025-04-23T17:56:21Z"/>
              <w:sdt>
                <w:sdtPr>
                  <w:id w:val="-1460741109"/>
                  <w:tag w:val="goog_rdk_8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42768829"/>
        <w:tag w:val="goog_rdk_864"/>
      </w:sdtPr>
      <w:sdtContent>
        <w:p w:rsidR="00000000" w:rsidDel="00000000" w:rsidP="00000000" w:rsidRDefault="00000000" w:rsidRPr="00000000" w14:paraId="000000E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56015601"/>
              <w:tag w:val="goog_rdk_862"/>
            </w:sdtPr>
            <w:sdtContent>
              <w:del w:author="Nguyễn Anh Kiệt" w:id="2" w:date="2025-04-23T17:56:21Z"/>
              <w:sdt>
                <w:sdtPr>
                  <w:id w:val="173735355"/>
                  <w:tag w:val="goog_rdk_8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14:Trong giao thức truyền dữ liệu tin cậy (RDT), giao thức nào được xử lí trong trường hợp mất gói tin ACK?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32751785"/>
        <w:tag w:val="goog_rdk_868"/>
      </w:sdtPr>
      <w:sdtContent>
        <w:p w:rsidR="00000000" w:rsidDel="00000000" w:rsidP="00000000" w:rsidRDefault="00000000" w:rsidRPr="00000000" w14:paraId="000000E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51623853"/>
              <w:tag w:val="goog_rdk_865"/>
            </w:sdtPr>
            <w:sdtContent>
              <w:del w:author="Nguyễn Anh Kiệt" w:id="2" w:date="2025-04-23T17:56:21Z"/>
              <w:sdt>
                <w:sdtPr>
                  <w:id w:val="-1479032921"/>
                  <w:tag w:val="goog_rdk_8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A.RDT 3.0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500887179"/>
                    <w:tag w:val="goog_rdk_86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                               B.RDT 2.2</w:delText>
                    </w:r>
                  </w:sdtContent>
                </w:sdt>
              </w:del>
            </w:sdtContent>
          </w:sdt>
        </w:p>
      </w:sdtContent>
    </w:sdt>
    <w:sdt>
      <w:sdtPr>
        <w:id w:val="-183630687"/>
        <w:tag w:val="goog_rdk_871"/>
      </w:sdtPr>
      <w:sdtContent>
        <w:p w:rsidR="00000000" w:rsidDel="00000000" w:rsidP="00000000" w:rsidRDefault="00000000" w:rsidRPr="00000000" w14:paraId="000000E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03206553"/>
              <w:tag w:val="goog_rdk_869"/>
            </w:sdtPr>
            <w:sdtContent>
              <w:del w:author="Nguyễn Anh Kiệt" w:id="2" w:date="2025-04-23T17:56:21Z"/>
              <w:sdt>
                <w:sdtPr>
                  <w:id w:val="-565014709"/>
                  <w:tag w:val="goog_rdk_8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C.RDT  2.1.                                   D.Không thể xử lí được việc mất gói tin ACK: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88787601"/>
        <w:tag w:val="goog_rdk_875"/>
      </w:sdtPr>
      <w:sdtContent>
        <w:p w:rsidR="00000000" w:rsidDel="00000000" w:rsidP="00000000" w:rsidRDefault="00000000" w:rsidRPr="00000000" w14:paraId="000000E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91821787"/>
              <w:tag w:val="goog_rdk_872"/>
            </w:sdtPr>
            <w:sdtContent>
              <w:del w:author="Nguyễn Anh Kiệt" w:id="2" w:date="2025-04-23T17:56:21Z"/>
              <w:sdt>
                <w:sdtPr>
                  <w:id w:val="-1984778904"/>
                  <w:tag w:val="goog_rdk_8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 :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020879028"/>
                    <w:tag w:val="goog_rdk_8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 Hãy xác đinh URL của đối tượng (Objeet) trong thông điệp HTTP GET ở hình bên đưới</w:delText>
                    </w:r>
                  </w:sdtContent>
                </w:sdt>
              </w:del>
            </w:sdtContent>
          </w:sdt>
        </w:p>
      </w:sdtContent>
    </w:sdt>
    <w:sdt>
      <w:sdtPr>
        <w:id w:val="2002512396"/>
        <w:tag w:val="goog_rdk_878"/>
      </w:sdtPr>
      <w:sdtContent>
        <w:p w:rsidR="00000000" w:rsidDel="00000000" w:rsidP="00000000" w:rsidRDefault="00000000" w:rsidRPr="00000000" w14:paraId="000000E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58949555"/>
              <w:tag w:val="goog_rdk_876"/>
            </w:sdtPr>
            <w:sdtContent>
              <w:del w:author="Nguyễn Anh Kiệt" w:id="2" w:date="2025-04-23T17:56:21Z"/>
              <w:sdt>
                <w:sdtPr>
                  <w:id w:val="337212125"/>
                  <w:tag w:val="goog_rdk_8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T /favicon.ico HTTP/1.1\rln st: thuvien.uit.edu.vn rn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23241215"/>
        <w:tag w:val="goog_rdk_881"/>
      </w:sdtPr>
      <w:sdtContent>
        <w:p w:rsidR="00000000" w:rsidDel="00000000" w:rsidP="00000000" w:rsidRDefault="00000000" w:rsidRPr="00000000" w14:paraId="000000E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58780826"/>
              <w:tag w:val="goog_rdk_879"/>
            </w:sdtPr>
            <w:sdtContent>
              <w:del w:author="Nguyễn Anh Kiệt" w:id="2" w:date="2025-04-23T17:56:21Z"/>
              <w:sdt>
                <w:sdtPr>
                  <w:id w:val="-1574652483"/>
                  <w:tag w:val="goog_rdk_8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connection2: keep-alive\r\n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61036182"/>
        <w:tag w:val="goog_rdk_884"/>
      </w:sdtPr>
      <w:sdtContent>
        <w:p w:rsidR="00000000" w:rsidDel="00000000" w:rsidP="00000000" w:rsidRDefault="00000000" w:rsidRPr="00000000" w14:paraId="000000E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99171343"/>
              <w:tag w:val="goog_rdk_882"/>
            </w:sdtPr>
            <w:sdtContent>
              <w:del w:author="Nguyễn Anh Kiệt" w:id="2" w:date="2025-04-23T17:56:21Z"/>
              <w:sdt>
                <w:sdtPr>
                  <w:id w:val="-1061138690"/>
                  <w:tag w:val="goog_rdk_8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User-Agent: Mozilla/5.0 (Windows NT 10.0; Win64; x64) Safari/537.36|r\n accept:image/webp,image/apng.image/svg+xml,imae/*,*/*;q=0.8|r\n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8273522"/>
        <w:tag w:val="goog_rdk_887"/>
      </w:sdtPr>
      <w:sdtContent>
        <w:p w:rsidR="00000000" w:rsidDel="00000000" w:rsidP="00000000" w:rsidRDefault="00000000" w:rsidRPr="00000000" w14:paraId="000000E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55512329"/>
              <w:tag w:val="goog_rdk_885"/>
            </w:sdtPr>
            <w:sdtContent>
              <w:del w:author="Nguyễn Anh Kiệt" w:id="2" w:date="2025-04-23T17:56:21Z"/>
              <w:sdt>
                <w:sdtPr>
                  <w:id w:val="863390379"/>
                  <w:tag w:val="goog_rdk_8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ferer: http://thuvien.uit.edu.vn/rin cept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01841796"/>
        <w:tag w:val="goog_rdk_890"/>
      </w:sdtPr>
      <w:sdtContent>
        <w:p w:rsidR="00000000" w:rsidDel="00000000" w:rsidP="00000000" w:rsidRDefault="00000000" w:rsidRPr="00000000" w14:paraId="000000E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59429504"/>
              <w:tag w:val="goog_rdk_888"/>
            </w:sdtPr>
            <w:sdtContent>
              <w:del w:author="Nguyễn Anh Kiệt" w:id="2" w:date="2025-04-23T17:56:21Z"/>
              <w:sdt>
                <w:sdtPr>
                  <w:id w:val="1940594801"/>
                  <w:tag w:val="goog_rdk_8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Encoding: gzip, deflatelrin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61476859"/>
        <w:tag w:val="goog_rdk_893"/>
      </w:sdtPr>
      <w:sdtContent>
        <w:p w:rsidR="00000000" w:rsidDel="00000000" w:rsidP="00000000" w:rsidRDefault="00000000" w:rsidRPr="00000000" w14:paraId="000000E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31115512"/>
              <w:tag w:val="goog_rdk_891"/>
            </w:sdtPr>
            <w:sdtContent>
              <w:del w:author="Nguyễn Anh Kiệt" w:id="2" w:date="2025-04-23T17:56:21Z"/>
              <w:sdt>
                <w:sdtPr>
                  <w:id w:val="-1011332858"/>
                  <w:tag w:val="goog_rdk_8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acept-Language: vi-VN, vi; q=0.9\r\n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86344575"/>
        <w:tag w:val="goog_rdk_896"/>
      </w:sdtPr>
      <w:sdtContent>
        <w:p w:rsidR="00000000" w:rsidDel="00000000" w:rsidP="00000000" w:rsidRDefault="00000000" w:rsidRPr="00000000" w14:paraId="000000E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38262903"/>
              <w:tag w:val="goog_rdk_894"/>
            </w:sdtPr>
            <w:sdtContent>
              <w:del w:author="Nguyễn Anh Kiệt" w:id="2" w:date="2025-04-23T17:56:21Z"/>
              <w:sdt>
                <w:sdtPr>
                  <w:id w:val="1767056923"/>
                  <w:tag w:val="goog_rdk_8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cookie:_ga=GA1.3.1446413362.1665909881;ASP.NET_SessionId=3qvtcqpxkajm5rpqscnr3ktn|rn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01450821"/>
        <w:tag w:val="goog_rdk_899"/>
      </w:sdtPr>
      <w:sdtContent>
        <w:p w:rsidR="00000000" w:rsidDel="00000000" w:rsidP="00000000" w:rsidRDefault="00000000" w:rsidRPr="00000000" w14:paraId="000000E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6741970"/>
              <w:tag w:val="goog_rdk_897"/>
            </w:sdtPr>
            <w:sdtContent>
              <w:del w:author="Nguyễn Anh Kiệt" w:id="2" w:date="2025-04-23T17:56:21Z"/>
              <w:sdt>
                <w:sdtPr>
                  <w:id w:val="-293980237"/>
                  <w:tag w:val="goog_rdk_8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A. thuvien.uit.edu.vn/favicon.ico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92250454"/>
        <w:tag w:val="goog_rdk_902"/>
      </w:sdtPr>
      <w:sdtContent>
        <w:p w:rsidR="00000000" w:rsidDel="00000000" w:rsidP="00000000" w:rsidRDefault="00000000" w:rsidRPr="00000000" w14:paraId="000000E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28146410"/>
              <w:tag w:val="goog_rdk_900"/>
            </w:sdtPr>
            <w:sdtContent>
              <w:del w:author="Nguyễn Anh Kiệt" w:id="2" w:date="2025-04-23T17:56:21Z"/>
              <w:sdt>
                <w:sdtPr>
                  <w:id w:val="895656890"/>
                  <w:tag w:val="goog_rdk_9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B. /favicon.ico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47431418"/>
        <w:tag w:val="goog_rdk_905"/>
      </w:sdtPr>
      <w:sdtContent>
        <w:p w:rsidR="00000000" w:rsidDel="00000000" w:rsidP="00000000" w:rsidRDefault="00000000" w:rsidRPr="00000000" w14:paraId="000000E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36284103"/>
              <w:tag w:val="goog_rdk_903"/>
            </w:sdtPr>
            <w:sdtContent>
              <w:del w:author="Nguyễn Anh Kiệt" w:id="2" w:date="2025-04-23T17:56:21Z"/>
              <w:sdt>
                <w:sdtPr>
                  <w:id w:val="-2128606349"/>
                  <w:tag w:val="goog_rdk_9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C. thuvien.uit.edu.vn/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28545993"/>
        <w:tag w:val="goog_rdk_909"/>
      </w:sdtPr>
      <w:sdtContent>
        <w:p w:rsidR="00000000" w:rsidDel="00000000" w:rsidP="00000000" w:rsidRDefault="00000000" w:rsidRPr="00000000" w14:paraId="000000F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77719976"/>
              <w:tag w:val="goog_rdk_906"/>
            </w:sdtPr>
            <w:sdtContent>
              <w:del w:author="Nguyễn Anh Kiệt" w:id="2" w:date="2025-04-23T17:56:21Z"/>
              <w:sdt>
                <w:sdtPr>
                  <w:id w:val="1375777380"/>
                  <w:tag w:val="goog_rdk_9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D. http://thuvien.uit.edu.vn/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593667490"/>
                    <w:tag w:val="goog_rdk_90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284995293"/>
        <w:tag w:val="goog_rdk_912"/>
      </w:sdtPr>
      <w:sdtContent>
        <w:p w:rsidR="00000000" w:rsidDel="00000000" w:rsidP="00000000" w:rsidRDefault="00000000" w:rsidRPr="00000000" w14:paraId="000000F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33583527"/>
              <w:tag w:val="goog_rdk_910"/>
            </w:sdtPr>
            <w:sdtContent>
              <w:del w:author="Nguyễn Anh Kiệt" w:id="2" w:date="2025-04-23T17:56:21Z"/>
              <w:sdt>
                <w:sdtPr>
                  <w:id w:val="-939132765"/>
                  <w:tag w:val="goog_rdk_9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17.  SMTP sử dụng cổng số bao nhiêu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48192775"/>
        <w:tag w:val="goog_rdk_916"/>
      </w:sdtPr>
      <w:sdtContent>
        <w:p w:rsidR="00000000" w:rsidDel="00000000" w:rsidP="00000000" w:rsidRDefault="00000000" w:rsidRPr="00000000" w14:paraId="000000F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04776425"/>
              <w:tag w:val="goog_rdk_913"/>
            </w:sdtPr>
            <w:sdtContent>
              <w:del w:author="Nguyễn Anh Kiệt" w:id="2" w:date="2025-04-23T17:56:21Z"/>
              <w:sdt>
                <w:sdtPr>
                  <w:id w:val="1341258681"/>
                  <w:tag w:val="goog_rdk_9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80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593041973"/>
                    <w:tag w:val="goog_rdk_91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B. 25</w:delText>
                    </w:r>
                  </w:sdtContent>
                </w:sdt>
              </w:del>
            </w:sdtContent>
          </w:sdt>
        </w:p>
      </w:sdtContent>
    </w:sdt>
    <w:sdt>
      <w:sdtPr>
        <w:id w:val="-1194855770"/>
        <w:tag w:val="goog_rdk_919"/>
      </w:sdtPr>
      <w:sdtContent>
        <w:p w:rsidR="00000000" w:rsidDel="00000000" w:rsidP="00000000" w:rsidRDefault="00000000" w:rsidRPr="00000000" w14:paraId="000000F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66882028"/>
              <w:tag w:val="goog_rdk_917"/>
            </w:sdtPr>
            <w:sdtContent>
              <w:del w:author="Nguyễn Anh Kiệt" w:id="2" w:date="2025-04-23T17:56:21Z"/>
              <w:sdt>
                <w:sdtPr>
                  <w:id w:val="-36941135"/>
                  <w:tag w:val="goog_rdk_9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143                                              D. 225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86971923"/>
        <w:tag w:val="goog_rdk_922"/>
      </w:sdtPr>
      <w:sdtContent>
        <w:p w:rsidR="00000000" w:rsidDel="00000000" w:rsidP="00000000" w:rsidRDefault="00000000" w:rsidRPr="00000000" w14:paraId="000000F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98402372"/>
              <w:tag w:val="goog_rdk_920"/>
            </w:sdtPr>
            <w:sdtContent>
              <w:del w:author="Nguyễn Anh Kiệt" w:id="2" w:date="2025-04-23T17:56:21Z"/>
              <w:sdt>
                <w:sdtPr>
                  <w:id w:val="846390418"/>
                  <w:tag w:val="goog_rdk_9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Cho thông điệp HTTP GET sau đây: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79080270"/>
        <w:tag w:val="goog_rdk_925"/>
      </w:sdtPr>
      <w:sdtContent>
        <w:p w:rsidR="00000000" w:rsidDel="00000000" w:rsidP="00000000" w:rsidRDefault="00000000" w:rsidRPr="00000000" w14:paraId="000000F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11236149"/>
              <w:tag w:val="goog_rdk_923"/>
            </w:sdtPr>
            <w:sdtContent>
              <w:del w:author="Nguyễn Anh Kiệt" w:id="2" w:date="2025-04-23T17:56:21Z"/>
              <w:sdt>
                <w:sdtPr>
                  <w:id w:val="-1096368151"/>
                  <w:tag w:val="goog_rdk_9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GET /page/1 HTTP/1.1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69860083"/>
        <w:tag w:val="goog_rdk_928"/>
      </w:sdtPr>
      <w:sdtContent>
        <w:p w:rsidR="00000000" w:rsidDel="00000000" w:rsidP="00000000" w:rsidRDefault="00000000" w:rsidRPr="00000000" w14:paraId="000000F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14319818"/>
              <w:tag w:val="goog_rdk_926"/>
            </w:sdtPr>
            <w:sdtContent>
              <w:del w:author="Nguyễn Anh Kiệt" w:id="2" w:date="2025-04-23T17:56:21Z"/>
              <w:sdt>
                <w:sdtPr>
                  <w:id w:val="1602871979"/>
                  <w:tag w:val="goog_rdk_9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Host: api.example.net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65472999"/>
        <w:tag w:val="goog_rdk_931"/>
      </w:sdtPr>
      <w:sdtContent>
        <w:p w:rsidR="00000000" w:rsidDel="00000000" w:rsidP="00000000" w:rsidRDefault="00000000" w:rsidRPr="00000000" w14:paraId="000000F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47420742"/>
              <w:tag w:val="goog_rdk_929"/>
            </w:sdtPr>
            <w:sdtContent>
              <w:del w:author="Nguyễn Anh Kiệt" w:id="2" w:date="2025-04-23T17:56:21Z"/>
              <w:sdt>
                <w:sdtPr>
                  <w:id w:val="-2076875736"/>
                  <w:tag w:val="goog_rdk_9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URL của đối tượng được yêu cầu là gì?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63214460"/>
        <w:tag w:val="goog_rdk_934"/>
      </w:sdtPr>
      <w:sdtContent>
        <w:p w:rsidR="00000000" w:rsidDel="00000000" w:rsidP="00000000" w:rsidRDefault="00000000" w:rsidRPr="00000000" w14:paraId="000000F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25529341"/>
              <w:tag w:val="goog_rdk_932"/>
            </w:sdtPr>
            <w:sdtContent>
              <w:del w:author="Nguyễn Anh Kiệt" w:id="2" w:date="2025-04-23T17:56:21Z"/>
              <w:sdt>
                <w:sdtPr>
                  <w:id w:val="286524269"/>
                  <w:tag w:val="goog_rdk_9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/page/1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30882347"/>
        <w:tag w:val="goog_rdk_937"/>
      </w:sdtPr>
      <w:sdtContent>
        <w:p w:rsidR="00000000" w:rsidDel="00000000" w:rsidP="00000000" w:rsidRDefault="00000000" w:rsidRPr="00000000" w14:paraId="000000F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86976904"/>
              <w:tag w:val="goog_rdk_935"/>
            </w:sdtPr>
            <w:sdtContent>
              <w:del w:author="Nguyễn Anh Kiệt" w:id="2" w:date="2025-04-23T17:56:21Z"/>
              <w:sdt>
                <w:sdtPr>
                  <w:id w:val="-443546133"/>
                  <w:tag w:val="goog_rdk_9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api.example.net/page/1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5835140"/>
        <w:tag w:val="goog_rdk_941"/>
      </w:sdtPr>
      <w:sdtContent>
        <w:p w:rsidR="00000000" w:rsidDel="00000000" w:rsidP="00000000" w:rsidRDefault="00000000" w:rsidRPr="00000000" w14:paraId="000000F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8920698"/>
              <w:tag w:val="goog_rdk_938"/>
            </w:sdtPr>
            <w:sdtContent>
              <w:del w:author="Nguyễn Anh Kiệt" w:id="2" w:date="2025-04-23T17:56:21Z"/>
              <w:sdt>
                <w:sdtPr>
                  <w:id w:val="-1121032980"/>
                  <w:tag w:val="goog_rdk_9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api.example.net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89555438"/>
                    <w:tag w:val="goog_rdk_94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459445901"/>
        <w:tag w:val="goog_rdk_944"/>
      </w:sdtPr>
      <w:sdtContent>
        <w:p w:rsidR="00000000" w:rsidDel="00000000" w:rsidP="00000000" w:rsidRDefault="00000000" w:rsidRPr="00000000" w14:paraId="000000F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16048175"/>
              <w:tag w:val="goog_rdk_942"/>
            </w:sdtPr>
            <w:sdtContent>
              <w:del w:author="Nguyễn Anh Kiệt" w:id="2" w:date="2025-04-23T17:56:21Z"/>
              <w:sdt>
                <w:sdtPr>
                  <w:id w:val="-712082688"/>
                  <w:tag w:val="goog_rdk_9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33180155"/>
        <w:tag w:val="goog_rdk_950"/>
      </w:sdtPr>
      <w:sdtContent>
        <w:p w:rsidR="00000000" w:rsidDel="00000000" w:rsidP="00000000" w:rsidRDefault="00000000" w:rsidRPr="00000000" w14:paraId="000000FC">
          <w:pPr>
            <w:tabs>
              <w:tab w:val="left" w:leader="none" w:pos="3402"/>
            </w:tabs>
            <w:rPr>
              <w:ins w:author="An Đỗ Huỳnh" w:id="25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67447597"/>
              <w:tag w:val="goog_rdk_947"/>
            </w:sdtPr>
            <w:sdtContent>
              <w:ins w:author="An Đỗ Huỳnh" w:id="25" w:date="2023-10-24T11:12:31Z">
                <w:sdt>
                  <w:sdtPr>
                    <w:id w:val="429767871"/>
                    <w:tag w:val="goog_rdk_94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2125566669"/>
                  <w:tag w:val="goog_rdk_949"/>
                </w:sdtPr>
                <w:sdtContent>
                  <w:ins w:author="An Đỗ Huỳnh" w:id="25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             </w:delText>
                      </w:r>
                    </w:del>
                  </w:ins>
                </w:sdtContent>
              </w:sdt>
              <w:ins w:author="An Đỗ Huỳnh" w:id="25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117977600"/>
        <w:tag w:val="goog_rdk_954"/>
      </w:sdtPr>
      <w:sdtContent>
        <w:p w:rsidR="00000000" w:rsidDel="00000000" w:rsidP="00000000" w:rsidRDefault="00000000" w:rsidRPr="00000000" w14:paraId="000000FD">
          <w:pPr>
            <w:tabs>
              <w:tab w:val="left" w:leader="none" w:pos="3402"/>
            </w:tabs>
            <w:rPr>
              <w:ins w:author="An Đỗ Huỳnh" w:id="25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5851725"/>
              <w:tag w:val="goog_rdk_951"/>
            </w:sdtPr>
            <w:sdtContent>
              <w:ins w:author="An Đỗ Huỳnh" w:id="25" w:date="2023-10-24T11:12:31Z">
                <w:sdt>
                  <w:sdtPr>
                    <w:id w:val="296186034"/>
                    <w:tag w:val="goog_rdk_95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968216893"/>
                  <w:tag w:val="goog_rdk_953"/>
                </w:sdtPr>
                <w:sdtContent>
                  <w:ins w:author="An Đỗ Huỳnh" w:id="25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5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1909268013"/>
        <w:tag w:val="goog_rdk_958"/>
      </w:sdtPr>
      <w:sdtContent>
        <w:p w:rsidR="00000000" w:rsidDel="00000000" w:rsidP="00000000" w:rsidRDefault="00000000" w:rsidRPr="00000000" w14:paraId="000000FE">
          <w:pPr>
            <w:tabs>
              <w:tab w:val="left" w:leader="none" w:pos="3402"/>
            </w:tabs>
            <w:rPr>
              <w:ins w:author="An Đỗ Huỳnh" w:id="25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99125104"/>
              <w:tag w:val="goog_rdk_955"/>
            </w:sdtPr>
            <w:sdtContent>
              <w:ins w:author="An Đỗ Huỳnh" w:id="25" w:date="2023-10-24T11:12:31Z">
                <w:sdt>
                  <w:sdtPr>
                    <w:id w:val="-753867874"/>
                    <w:tag w:val="goog_rdk_956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567682498"/>
                  <w:tag w:val="goog_rdk_957"/>
                </w:sdtPr>
                <w:sdtContent>
                  <w:ins w:author="An Đỗ Huỳnh" w:id="25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5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302221697"/>
        <w:tag w:val="goog_rdk_962"/>
      </w:sdtPr>
      <w:sdtContent>
        <w:p w:rsidR="00000000" w:rsidDel="00000000" w:rsidP="00000000" w:rsidRDefault="00000000" w:rsidRPr="00000000" w14:paraId="000000FF">
          <w:pPr>
            <w:tabs>
              <w:tab w:val="left" w:leader="none" w:pos="3402"/>
            </w:tabs>
            <w:rPr>
              <w:ins w:author="An Đỗ Huỳnh" w:id="25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61108177"/>
              <w:tag w:val="goog_rdk_959"/>
            </w:sdtPr>
            <w:sdtContent>
              <w:ins w:author="An Đỗ Huỳnh" w:id="25" w:date="2023-10-24T11:12:31Z">
                <w:sdt>
                  <w:sdtPr>
                    <w:id w:val="1176655924"/>
                    <w:tag w:val="goog_rdk_96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198587471"/>
                  <w:tag w:val="goog_rdk_961"/>
                </w:sdtPr>
                <w:sdtContent>
                  <w:ins w:author="An Đỗ Huỳnh" w:id="25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5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-864791350"/>
        <w:tag w:val="goog_rdk_966"/>
      </w:sdtPr>
      <w:sdtContent>
        <w:p w:rsidR="00000000" w:rsidDel="00000000" w:rsidP="00000000" w:rsidRDefault="00000000" w:rsidRPr="00000000" w14:paraId="0000010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98141144"/>
              <w:tag w:val="goog_rdk_964"/>
            </w:sdtPr>
            <w:sdtContent>
              <w:del w:author="Nguyễn Anh Kiệt" w:id="2" w:date="2025-04-23T17:56:21Z"/>
              <w:sdt>
                <w:sdtPr>
                  <w:id w:val="-31438419"/>
                  <w:tag w:val="goog_rdk_96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9627120"/>
        <w:tag w:val="goog_rdk_974"/>
      </w:sdtPr>
      <w:sdtContent>
        <w:p w:rsidR="00000000" w:rsidDel="00000000" w:rsidP="00000000" w:rsidRDefault="00000000" w:rsidRPr="00000000" w14:paraId="0000010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42889774"/>
              <w:tag w:val="goog_rdk_967"/>
            </w:sdtPr>
            <w:sdtContent>
              <w:del w:author="Nguyễn Anh Kiệt" w:id="2" w:date="2025-04-23T17:56:21Z"/>
              <w:sdt>
                <w:sdtPr>
                  <w:id w:val="649304047"/>
                  <w:tag w:val="goog_rdk_96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19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746280876"/>
              <w:tag w:val="goog_rdk_969"/>
            </w:sdtPr>
            <w:sdtContent>
              <w:ins w:author="An Đỗ Huỳnh" w:id="26" w:date="2023-10-24T11:12:25Z">
                <w:sdt>
                  <w:sdtPr>
                    <w:id w:val="349077135"/>
                    <w:tag w:val="goog_rdk_97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50099973"/>
                  <w:tag w:val="goog_rdk_971"/>
                </w:sdtPr>
                <w:sdtContent>
                  <w:ins w:author="An Đỗ Huỳnh" w:id="26" w:date="2023-10-24T11:12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        </w:delText>
                      </w:r>
                    </w:del>
                  </w:ins>
                </w:sdtContent>
              </w:sdt>
              <w:ins w:author="An Đỗ Huỳnh" w:id="26" w:date="2023-10-24T11:12:25Z">
                <w:del w:author="Nguyễn Anh Kiệt" w:id="2" w:date="2025-04-23T17:56:21Z"/>
              </w:ins>
            </w:sdtContent>
          </w:sdt>
          <w:sdt>
            <w:sdtPr>
              <w:id w:val="-389263920"/>
              <w:tag w:val="goog_rdk_972"/>
            </w:sdtPr>
            <w:sdtContent>
              <w:del w:author="Nguyễn Anh Kiệt" w:id="2" w:date="2025-04-23T17:56:21Z"/>
              <w:sdt>
                <w:sdtPr>
                  <w:id w:val="502486031"/>
                  <w:tag w:val="goog_rdk_9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Hãy xác định URL của đối tượng (Object) trong thông điệp HTTP GET sau đây: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40944222"/>
        <w:tag w:val="goog_rdk_977"/>
      </w:sdtPr>
      <w:sdtContent>
        <w:p w:rsidR="00000000" w:rsidDel="00000000" w:rsidP="00000000" w:rsidRDefault="00000000" w:rsidRPr="00000000" w14:paraId="0000010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84630135"/>
              <w:tag w:val="goog_rdk_975"/>
            </w:sdtPr>
            <w:sdtContent>
              <w:del w:author="Nguyễn Anh Kiệt" w:id="2" w:date="2025-04-23T17:56:21Z"/>
              <w:sdt>
                <w:sdtPr>
                  <w:id w:val="-1601183127"/>
                  <w:tag w:val="goog_rdk_9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GET:https://www.example.org:8080/path/to/page.html?query=123 HTTP/1.1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4875608"/>
        <w:tag w:val="goog_rdk_980"/>
      </w:sdtPr>
      <w:sdtContent>
        <w:p w:rsidR="00000000" w:rsidDel="00000000" w:rsidP="00000000" w:rsidRDefault="00000000" w:rsidRPr="00000000" w14:paraId="0000010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8226756"/>
              <w:tag w:val="goog_rdk_978"/>
            </w:sdtPr>
            <w:sdtContent>
              <w:del w:author="Nguyễn Anh Kiệt" w:id="2" w:date="2025-04-23T17:56:21Z"/>
              <w:sdt>
                <w:sdtPr>
                  <w:id w:val="-1558174488"/>
                  <w:tag w:val="goog_rdk_9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Host: www.example.org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75583805"/>
        <w:tag w:val="goog_rdk_983"/>
      </w:sdtPr>
      <w:sdtContent>
        <w:p w:rsidR="00000000" w:rsidDel="00000000" w:rsidP="00000000" w:rsidRDefault="00000000" w:rsidRPr="00000000" w14:paraId="0000010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27251756"/>
              <w:tag w:val="goog_rdk_981"/>
            </w:sdtPr>
            <w:sdtContent>
              <w:del w:author="Nguyễn Anh Kiệt" w:id="2" w:date="2025-04-23T17:56:21Z"/>
              <w:sdt>
                <w:sdtPr>
                  <w:id w:val="1227516114"/>
                  <w:tag w:val="goog_rdk_9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User-Agent: Chrome/97.0.4692.71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09545087"/>
        <w:tag w:val="goog_rdk_986"/>
      </w:sdtPr>
      <w:sdtContent>
        <w:p w:rsidR="00000000" w:rsidDel="00000000" w:rsidP="00000000" w:rsidRDefault="00000000" w:rsidRPr="00000000" w14:paraId="0000010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35103372"/>
              <w:tag w:val="goog_rdk_984"/>
            </w:sdtPr>
            <w:sdtContent>
              <w:del w:author="Nguyễn Anh Kiệt" w:id="2" w:date="2025-04-23T17:56:21Z"/>
              <w:sdt>
                <w:sdtPr>
                  <w:id w:val="1660578268"/>
                  <w:tag w:val="goog_rdk_9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/path/to/page.html?query=123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92679678"/>
        <w:tag w:val="goog_rdk_989"/>
      </w:sdtPr>
      <w:sdtContent>
        <w:p w:rsidR="00000000" w:rsidDel="00000000" w:rsidP="00000000" w:rsidRDefault="00000000" w:rsidRPr="00000000" w14:paraId="0000010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79129043"/>
              <w:tag w:val="goog_rdk_987"/>
            </w:sdtPr>
            <w:sdtContent>
              <w:del w:author="Nguyễn Anh Kiệt" w:id="2" w:date="2025-04-23T17:56:21Z"/>
              <w:sdt>
                <w:sdtPr>
                  <w:id w:val="-549100331"/>
                  <w:tag w:val="goog_rdk_9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www.example.org:8080/path/to/page.html?query=123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90013715"/>
        <w:tag w:val="goog_rdk_992"/>
      </w:sdtPr>
      <w:sdtContent>
        <w:p w:rsidR="00000000" w:rsidDel="00000000" w:rsidP="00000000" w:rsidRDefault="00000000" w:rsidRPr="00000000" w14:paraId="0000010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30262270"/>
              <w:tag w:val="goog_rdk_990"/>
            </w:sdtPr>
            <w:sdtContent>
              <w:del w:author="Nguyễn Anh Kiệt" w:id="2" w:date="2025-04-23T17:56:21Z"/>
              <w:sdt>
                <w:sdtPr>
                  <w:id w:val="-2058487557"/>
                  <w:tag w:val="goog_rdk_9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26335883"/>
        <w:tag w:val="goog_rdk_995"/>
      </w:sdtPr>
      <w:sdtContent>
        <w:p w:rsidR="00000000" w:rsidDel="00000000" w:rsidP="00000000" w:rsidRDefault="00000000" w:rsidRPr="00000000" w14:paraId="0000010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53020860"/>
              <w:tag w:val="goog_rdk_993"/>
            </w:sdtPr>
            <w:sdtContent>
              <w:del w:author="Nguyễn Anh Kiệt" w:id="2" w:date="2025-04-23T17:56:21Z"/>
              <w:sdt>
                <w:sdtPr>
                  <w:id w:val="2041699192"/>
                  <w:tag w:val="goog_rdk_9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15722277"/>
        <w:tag w:val="goog_rdk_998"/>
      </w:sdtPr>
      <w:sdtContent>
        <w:p w:rsidR="00000000" w:rsidDel="00000000" w:rsidP="00000000" w:rsidRDefault="00000000" w:rsidRPr="00000000" w14:paraId="0000010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1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29377268"/>
              <w:tag w:val="goog_rdk_996"/>
            </w:sdtPr>
            <w:sdtContent>
              <w:del w:author="Nguyễn Anh Kiệt" w:id="2" w:date="2025-04-23T17:56:21Z"/>
              <w:sdt>
                <w:sdtPr>
                  <w:id w:val="1800100460"/>
                  <w:tag w:val="goog_rdk_9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UDP: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2520227"/>
        <w:tag w:val="goog_rdk_1001"/>
      </w:sdtPr>
      <w:sdtContent>
        <w:p w:rsidR="00000000" w:rsidDel="00000000" w:rsidP="00000000" w:rsidRDefault="00000000" w:rsidRPr="00000000" w14:paraId="0000010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03722514"/>
              <w:tag w:val="goog_rdk_999"/>
            </w:sdtPr>
            <w:sdtContent>
              <w:del w:author="Nguyễn Anh Kiệt" w:id="2" w:date="2025-04-23T17:56:21Z"/>
              <w:sdt>
                <w:sdtPr>
                  <w:id w:val="-925848161"/>
                  <w:tag w:val="goog_rdk_10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UDP là giao thức của tầng nào trong mô hình OSI?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37949343"/>
        <w:tag w:val="goog_rdk_1004"/>
      </w:sdtPr>
      <w:sdtContent>
        <w:p w:rsidR="00000000" w:rsidDel="00000000" w:rsidP="00000000" w:rsidRDefault="00000000" w:rsidRPr="00000000" w14:paraId="0000010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749655947"/>
              <w:tag w:val="goog_rdk_1002"/>
            </w:sdtPr>
            <w:sdtContent>
              <w:del w:author="Nguyễn Anh Kiệt" w:id="2" w:date="2025-04-23T17:56:21Z"/>
              <w:sdt>
                <w:sdtPr>
                  <w:id w:val="186325657"/>
                  <w:tag w:val="goog_rdk_10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20807424"/>
        <w:tag w:val="goog_rdk_1007"/>
      </w:sdtPr>
      <w:sdtContent>
        <w:p w:rsidR="00000000" w:rsidDel="00000000" w:rsidP="00000000" w:rsidRDefault="00000000" w:rsidRPr="00000000" w14:paraId="0000010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799774585"/>
              <w:tag w:val="goog_rdk_1005"/>
            </w:sdtPr>
            <w:sdtContent>
              <w:del w:author="Nguyễn Anh Kiệt" w:id="2" w:date="2025-04-23T17:56:21Z"/>
              <w:sdt>
                <w:sdtPr>
                  <w:id w:val="-213916020"/>
                  <w:tag w:val="goog_rdk_10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05158397"/>
        <w:tag w:val="goog_rdk_1010"/>
      </w:sdtPr>
      <w:sdtContent>
        <w:p w:rsidR="00000000" w:rsidDel="00000000" w:rsidP="00000000" w:rsidRDefault="00000000" w:rsidRPr="00000000" w14:paraId="0000010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48225677"/>
              <w:tag w:val="goog_rdk_1008"/>
            </w:sdtPr>
            <w:sdtContent>
              <w:del w:author="Nguyễn Anh Kiệt" w:id="2" w:date="2025-04-23T17:56:21Z"/>
              <w:sdt>
                <w:sdtPr>
                  <w:id w:val="-1763370707"/>
                  <w:tag w:val="goog_rdk_10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8173581"/>
        <w:tag w:val="goog_rdk_1013"/>
      </w:sdtPr>
      <w:sdtContent>
        <w:p w:rsidR="00000000" w:rsidDel="00000000" w:rsidP="00000000" w:rsidRDefault="00000000" w:rsidRPr="00000000" w14:paraId="0000010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517692650"/>
              <w:tag w:val="goog_rdk_1011"/>
            </w:sdtPr>
            <w:sdtContent>
              <w:del w:author="Nguyễn Anh Kiệt" w:id="2" w:date="2025-04-23T17:56:21Z"/>
              <w:sdt>
                <w:sdtPr>
                  <w:id w:val="947654127"/>
                  <w:tag w:val="goog_rdk_10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43410709"/>
        <w:tag w:val="goog_rdk_1016"/>
      </w:sdtPr>
      <w:sdtContent>
        <w:p w:rsidR="00000000" w:rsidDel="00000000" w:rsidP="00000000" w:rsidRDefault="00000000" w:rsidRPr="00000000" w14:paraId="0000010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18388661"/>
              <w:tag w:val="goog_rdk_1014"/>
            </w:sdtPr>
            <w:sdtContent>
              <w:del w:author="Nguyễn Anh Kiệt" w:id="2" w:date="2025-04-23T17:56:21Z"/>
              <w:sdt>
                <w:sdtPr>
                  <w:id w:val="877385800"/>
                  <w:tag w:val="goog_rdk_10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Một trong những ưu điểm của UDP so với TCP là gì?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1161301"/>
        <w:tag w:val="goog_rdk_1019"/>
      </w:sdtPr>
      <w:sdtContent>
        <w:p w:rsidR="00000000" w:rsidDel="00000000" w:rsidP="00000000" w:rsidRDefault="00000000" w:rsidRPr="00000000" w14:paraId="0000011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8488603"/>
              <w:tag w:val="goog_rdk_1017"/>
            </w:sdtPr>
            <w:sdtContent>
              <w:del w:author="Nguyễn Anh Kiệt" w:id="2" w:date="2025-04-23T17:56:21Z"/>
              <w:sdt>
                <w:sdtPr>
                  <w:id w:val="-1099598406"/>
                  <w:tag w:val="goog_rdk_10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Mạnh mẽ hơn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6638617"/>
        <w:tag w:val="goog_rdk_1023"/>
      </w:sdtPr>
      <w:sdtContent>
        <w:p w:rsidR="00000000" w:rsidDel="00000000" w:rsidP="00000000" w:rsidRDefault="00000000" w:rsidRPr="00000000" w14:paraId="0000011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56192824"/>
              <w:tag w:val="goog_rdk_1020"/>
            </w:sdtPr>
            <w:sdtContent>
              <w:del w:author="Nguyễn Anh Kiệt" w:id="2" w:date="2025-04-23T17:56:21Z"/>
              <w:sdt>
                <w:sdtPr>
                  <w:id w:val="-916730295"/>
                  <w:tag w:val="goog_rdk_10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558486578"/>
                    <w:tag w:val="goog_rdk_102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Tốc độ truyền nhanh hơn </w:delText>
                    </w:r>
                  </w:sdtContent>
                </w:sdt>
              </w:del>
            </w:sdtContent>
          </w:sdt>
        </w:p>
      </w:sdtContent>
    </w:sdt>
    <w:sdt>
      <w:sdtPr>
        <w:id w:val="-448535982"/>
        <w:tag w:val="goog_rdk_1026"/>
      </w:sdtPr>
      <w:sdtContent>
        <w:p w:rsidR="00000000" w:rsidDel="00000000" w:rsidP="00000000" w:rsidRDefault="00000000" w:rsidRPr="00000000" w14:paraId="0000011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90203174"/>
              <w:tag w:val="goog_rdk_1024"/>
            </w:sdtPr>
            <w:sdtContent>
              <w:del w:author="Nguyễn Anh Kiệt" w:id="2" w:date="2025-04-23T17:56:21Z"/>
              <w:sdt>
                <w:sdtPr>
                  <w:id w:val="-2097220655"/>
                  <w:tag w:val="goog_rdk_10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Hỗ trợ kiểm soát lưu lượng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07949723"/>
        <w:tag w:val="goog_rdk_1029"/>
      </w:sdtPr>
      <w:sdtContent>
        <w:p w:rsidR="00000000" w:rsidDel="00000000" w:rsidP="00000000" w:rsidRDefault="00000000" w:rsidRPr="00000000" w14:paraId="0000011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02846318"/>
              <w:tag w:val="goog_rdk_1027"/>
            </w:sdtPr>
            <w:sdtContent>
              <w:del w:author="Nguyễn Anh Kiệt" w:id="2" w:date="2025-04-23T17:56:21Z"/>
              <w:sdt>
                <w:sdtPr>
                  <w:id w:val="1470312680"/>
                  <w:tag w:val="goog_rdk_10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Xác nhận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00766938"/>
        <w:tag w:val="goog_rdk_1032"/>
      </w:sdtPr>
      <w:sdtContent>
        <w:p w:rsidR="00000000" w:rsidDel="00000000" w:rsidP="00000000" w:rsidRDefault="00000000" w:rsidRPr="00000000" w14:paraId="0000011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1413728"/>
              <w:tag w:val="goog_rdk_1030"/>
            </w:sdtPr>
            <w:sdtContent>
              <w:del w:author="Nguyễn Anh Kiệt" w:id="2" w:date="2025-04-23T17:56:21Z"/>
              <w:sdt>
                <w:sdtPr>
                  <w:id w:val="1960551529"/>
                  <w:tag w:val="goog_rdk_10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UDP hoạt động theo mô hình kết nối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74520629"/>
        <w:tag w:val="goog_rdk_1035"/>
      </w:sdtPr>
      <w:sdtContent>
        <w:p w:rsidR="00000000" w:rsidDel="00000000" w:rsidP="00000000" w:rsidRDefault="00000000" w:rsidRPr="00000000" w14:paraId="0000011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574632"/>
              <w:tag w:val="goog_rdk_1033"/>
            </w:sdtPr>
            <w:sdtContent>
              <w:del w:author="Nguyễn Anh Kiệt" w:id="2" w:date="2025-04-23T17:56:21Z"/>
              <w:sdt>
                <w:sdtPr>
                  <w:id w:val="-1352023554"/>
                  <w:tag w:val="goog_rdk_10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Kết nối hướng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9424031"/>
        <w:tag w:val="goog_rdk_1038"/>
      </w:sdtPr>
      <w:sdtContent>
        <w:p w:rsidR="00000000" w:rsidDel="00000000" w:rsidP="00000000" w:rsidRDefault="00000000" w:rsidRPr="00000000" w14:paraId="0000011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22674148"/>
              <w:tag w:val="goog_rdk_1036"/>
            </w:sdtPr>
            <w:sdtContent>
              <w:del w:author="Nguyễn Anh Kiệt" w:id="2" w:date="2025-04-23T17:56:21Z"/>
              <w:sdt>
                <w:sdtPr>
                  <w:id w:val="1941943917"/>
                  <w:tag w:val="goog_rdk_10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Kết nối không hướng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87575681"/>
        <w:tag w:val="goog_rdk_1041"/>
      </w:sdtPr>
      <w:sdtContent>
        <w:p w:rsidR="00000000" w:rsidDel="00000000" w:rsidP="00000000" w:rsidRDefault="00000000" w:rsidRPr="00000000" w14:paraId="0000011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49483540"/>
              <w:tag w:val="goog_rdk_1039"/>
            </w:sdtPr>
            <w:sdtContent>
              <w:del w:author="Nguyễn Anh Kiệt" w:id="2" w:date="2025-04-23T17:56:21Z"/>
              <w:sdt>
                <w:sdtPr>
                  <w:id w:val="119951033"/>
                  <w:tag w:val="goog_rdk_10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Nửa kết nối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14110317"/>
        <w:tag w:val="goog_rdk_1044"/>
      </w:sdtPr>
      <w:sdtContent>
        <w:p w:rsidR="00000000" w:rsidDel="00000000" w:rsidP="00000000" w:rsidRDefault="00000000" w:rsidRPr="00000000" w14:paraId="0000011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32037425"/>
              <w:tag w:val="goog_rdk_1042"/>
            </w:sdtPr>
            <w:sdtContent>
              <w:del w:author="Nguyễn Anh Kiệt" w:id="2" w:date="2025-04-23T17:56:21Z"/>
              <w:sdt>
                <w:sdtPr>
                  <w:id w:val="1212755614"/>
                  <w:tag w:val="goog_rdk_10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song song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59546746"/>
        <w:tag w:val="goog_rdk_1047"/>
      </w:sdtPr>
      <w:sdtContent>
        <w:p w:rsidR="00000000" w:rsidDel="00000000" w:rsidP="00000000" w:rsidRDefault="00000000" w:rsidRPr="00000000" w14:paraId="0000011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11774499"/>
              <w:tag w:val="goog_rdk_1045"/>
            </w:sdtPr>
            <w:sdtContent>
              <w:del w:author="Nguyễn Anh Kiệt" w:id="2" w:date="2025-04-23T17:56:21Z"/>
              <w:sdt>
                <w:sdtPr>
                  <w:id w:val="-140289935"/>
                  <w:tag w:val="goog_rdk_10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UDP phù hợp với ứng dụng nào sau đây nhất?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02229852"/>
        <w:tag w:val="goog_rdk_1050"/>
      </w:sdtPr>
      <w:sdtContent>
        <w:p w:rsidR="00000000" w:rsidDel="00000000" w:rsidP="00000000" w:rsidRDefault="00000000" w:rsidRPr="00000000" w14:paraId="0000011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98164897"/>
              <w:tag w:val="goog_rdk_1048"/>
            </w:sdtPr>
            <w:sdtContent>
              <w:del w:author="Nguyễn Anh Kiệt" w:id="2" w:date="2025-04-23T17:56:21Z"/>
              <w:sdt>
                <w:sdtPr>
                  <w:id w:val="1703280725"/>
                  <w:tag w:val="goog_rdk_10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Những ứng dụng cần độ tin cậy cao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4184907"/>
        <w:tag w:val="goog_rdk_1053"/>
      </w:sdtPr>
      <w:sdtContent>
        <w:p w:rsidR="00000000" w:rsidDel="00000000" w:rsidP="00000000" w:rsidRDefault="00000000" w:rsidRPr="00000000" w14:paraId="0000011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81816144"/>
              <w:tag w:val="goog_rdk_1051"/>
            </w:sdtPr>
            <w:sdtContent>
              <w:del w:author="Nguyễn Anh Kiệt" w:id="2" w:date="2025-04-23T17:56:21Z"/>
              <w:sdt>
                <w:sdtPr>
                  <w:id w:val="-1598835077"/>
                  <w:tag w:val="goog_rdk_10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Streaming video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97216758"/>
        <w:tag w:val="goog_rdk_1056"/>
      </w:sdtPr>
      <w:sdtContent>
        <w:p w:rsidR="00000000" w:rsidDel="00000000" w:rsidP="00000000" w:rsidRDefault="00000000" w:rsidRPr="00000000" w14:paraId="0000011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2653336"/>
              <w:tag w:val="goog_rdk_1054"/>
            </w:sdtPr>
            <w:sdtContent>
              <w:del w:author="Nguyễn Anh Kiệt" w:id="2" w:date="2025-04-23T17:56:21Z"/>
              <w:sdt>
                <w:sdtPr>
                  <w:id w:val="-439756060"/>
                  <w:tag w:val="goog_rdk_10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Chuyển tiền qua Internet Banking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29156168"/>
        <w:tag w:val="goog_rdk_1059"/>
      </w:sdtPr>
      <w:sdtContent>
        <w:p w:rsidR="00000000" w:rsidDel="00000000" w:rsidP="00000000" w:rsidRDefault="00000000" w:rsidRPr="00000000" w14:paraId="0000011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48285663"/>
              <w:tag w:val="goog_rdk_1057"/>
            </w:sdtPr>
            <w:sdtContent>
              <w:del w:author="Nguyễn Anh Kiệt" w:id="2" w:date="2025-04-23T17:56:21Z"/>
              <w:sdt>
                <w:sdtPr>
                  <w:id w:val="485647688"/>
                  <w:tag w:val="goog_rdk_10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Ứng dụng email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41590776"/>
        <w:tag w:val="goog_rdk_1062"/>
      </w:sdtPr>
      <w:sdtContent>
        <w:p w:rsidR="00000000" w:rsidDel="00000000" w:rsidP="00000000" w:rsidRDefault="00000000" w:rsidRPr="00000000" w14:paraId="0000011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89688355"/>
              <w:tag w:val="goog_rdk_1060"/>
            </w:sdtPr>
            <w:sdtContent>
              <w:del w:author="Nguyễn Anh Kiệt" w:id="2" w:date="2025-04-23T17:56:21Z"/>
              <w:sdt>
                <w:sdtPr>
                  <w:id w:val="-1466434640"/>
                  <w:tag w:val="goog_rdk_10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Giao thức nào sử dụng UDP và được dùng để cung cấp thông tin về địa chỉ IP cấp phát tự động?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98567041"/>
        <w:tag w:val="goog_rdk_1065"/>
      </w:sdtPr>
      <w:sdtContent>
        <w:p w:rsidR="00000000" w:rsidDel="00000000" w:rsidP="00000000" w:rsidRDefault="00000000" w:rsidRPr="00000000" w14:paraId="0000011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790618252"/>
              <w:tag w:val="goog_rdk_1063"/>
            </w:sdtPr>
            <w:sdtContent>
              <w:del w:author="Nguyễn Anh Kiệt" w:id="2" w:date="2025-04-23T17:56:21Z"/>
              <w:sdt>
                <w:sdtPr>
                  <w:id w:val="-1525262605"/>
                  <w:tag w:val="goog_rdk_10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82825704"/>
        <w:tag w:val="goog_rdk_1068"/>
      </w:sdtPr>
      <w:sdtContent>
        <w:p w:rsidR="00000000" w:rsidDel="00000000" w:rsidP="00000000" w:rsidRDefault="00000000" w:rsidRPr="00000000" w14:paraId="0000012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673014953"/>
              <w:tag w:val="goog_rdk_1066"/>
            </w:sdtPr>
            <w:sdtContent>
              <w:del w:author="Nguyễn Anh Kiệt" w:id="2" w:date="2025-04-23T17:56:21Z"/>
              <w:sdt>
                <w:sdtPr>
                  <w:id w:val="-23004037"/>
                  <w:tag w:val="goog_rdk_10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450329"/>
        <w:tag w:val="goog_rdk_1071"/>
      </w:sdtPr>
      <w:sdtContent>
        <w:p w:rsidR="00000000" w:rsidDel="00000000" w:rsidP="00000000" w:rsidRDefault="00000000" w:rsidRPr="00000000" w14:paraId="0000012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107196582"/>
              <w:tag w:val="goog_rdk_1069"/>
            </w:sdtPr>
            <w:sdtContent>
              <w:del w:author="Nguyễn Anh Kiệt" w:id="2" w:date="2025-04-23T17:56:21Z"/>
              <w:sdt>
                <w:sdtPr>
                  <w:id w:val="1876574659"/>
                  <w:tag w:val="goog_rdk_10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DHCP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248285"/>
        <w:tag w:val="goog_rdk_1074"/>
      </w:sdtPr>
      <w:sdtContent>
        <w:p w:rsidR="00000000" w:rsidDel="00000000" w:rsidP="00000000" w:rsidRDefault="00000000" w:rsidRPr="00000000" w14:paraId="0000012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742036231"/>
              <w:tag w:val="goog_rdk_1072"/>
            </w:sdtPr>
            <w:sdtContent>
              <w:del w:author="Nguyễn Anh Kiệt" w:id="2" w:date="2025-04-23T17:56:21Z"/>
              <w:sdt>
                <w:sdtPr>
                  <w:id w:val="-1865112274"/>
                  <w:tag w:val="goog_rdk_10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SSL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71166106"/>
        <w:tag w:val="goog_rdk_1079"/>
      </w:sdtPr>
      <w:sdtContent>
        <w:p w:rsidR="00000000" w:rsidDel="00000000" w:rsidP="00000000" w:rsidRDefault="00000000" w:rsidRPr="00000000" w14:paraId="0000012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6724027"/>
              <w:tag w:val="goog_rdk_1075"/>
            </w:sdtPr>
            <w:sdtContent>
              <w:del w:author="Nguyễn Anh Kiệt" w:id="2" w:date="2025-04-23T17:56:21Z"/>
              <w:sdt>
                <w:sdtPr>
                  <w:id w:val="-1686605218"/>
                  <w:tag w:val="goog_rdk_10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Trong gói tin UDP, thông tin về cổng nguồn và đích nằm ở phần nào?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831189810"/>
                    <w:tag w:val="goog_rdk_107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Header </w:delText>
                    </w:r>
                  </w:sdtContent>
                </w:sdt>
                <w:sdt>
                  <w:sdtPr>
                    <w:id w:val="488253909"/>
                    <w:tag w:val="goog_rdk_107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Payload C. Footer D. Checksum</w:delText>
                    </w:r>
                  </w:sdtContent>
                </w:sdt>
              </w:del>
            </w:sdtContent>
          </w:sdt>
        </w:p>
      </w:sdtContent>
    </w:sdt>
    <w:sdt>
      <w:sdtPr>
        <w:id w:val="1991102171"/>
        <w:tag w:val="goog_rdk_1085"/>
      </w:sdtPr>
      <w:sdtContent>
        <w:p w:rsidR="00000000" w:rsidDel="00000000" w:rsidP="00000000" w:rsidRDefault="00000000" w:rsidRPr="00000000" w14:paraId="00000124">
          <w:pPr>
            <w:tabs>
              <w:tab w:val="left" w:leader="none" w:pos="3402"/>
            </w:tabs>
            <w:rPr>
              <w:ins w:author="An Hồ Phạm Phú" w:id="27" w:date="2023-11-01T22:18:10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887945542"/>
              <w:tag w:val="goog_rdk_1080"/>
            </w:sdtPr>
            <w:sdtContent>
              <w:del w:author="Nguyễn Anh Kiệt" w:id="2" w:date="2025-04-23T17:56:21Z"/>
              <w:sdt>
                <w:sdtPr>
                  <w:id w:val="505977799"/>
                  <w:tag w:val="goog_rdk_10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Tổng độ dài của header của gói tin UDP là bao nhiêu byte?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262569368"/>
              <w:tag w:val="goog_rdk_1082"/>
            </w:sdtPr>
            <w:sdtContent>
              <w:ins w:author="An Hồ Phạm Phú" w:id="27" w:date="2023-11-01T22:18:10Z">
                <w:sdt>
                  <w:sdtPr>
                    <w:id w:val="-1380279792"/>
                    <w:tag w:val="goog_rdk_108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728876072"/>
                  <w:tag w:val="goog_rdk_1084"/>
                </w:sdtPr>
                <w:sdtContent>
                  <w:ins w:author="An Hồ Phạm Phú" w:id="27" w:date="2023-11-01T22:18:10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7" w:date="2023-11-01T22:18:10Z">
                <w:del w:author="Nguyễn Anh Kiệt" w:id="2" w:date="2025-04-23T17:56:21Z"/>
              </w:ins>
            </w:sdtContent>
          </w:sdt>
        </w:p>
      </w:sdtContent>
    </w:sdt>
    <w:sdt>
      <w:sdtPr>
        <w:id w:val="-1957866798"/>
        <w:tag w:val="goog_rdk_1093"/>
      </w:sdtPr>
      <w:sdtContent>
        <w:p w:rsidR="00000000" w:rsidDel="00000000" w:rsidP="00000000" w:rsidRDefault="00000000" w:rsidRPr="00000000" w14:paraId="00000125">
          <w:pPr>
            <w:tabs>
              <w:tab w:val="left" w:leader="none" w:pos="3402"/>
            </w:tabs>
            <w:rPr>
              <w:ins w:author="An Hồ Phạm Phú" w:id="28" w:date="2023-11-01T22:18:13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60247553"/>
              <w:tag w:val="goog_rdk_1087"/>
            </w:sdtPr>
            <w:sdtContent>
              <w:del w:author="Nguyễn Anh Kiệt" w:id="2" w:date="2025-04-23T17:56:21Z"/>
              <w:sdt>
                <w:sdtPr>
                  <w:id w:val="-759248634"/>
                  <w:tag w:val="goog_rdk_10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006818641"/>
                    <w:tag w:val="goog_rdk_108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8</w:delText>
                    </w:r>
                  </w:sdtContent>
                </w:sdt>
              </w:del>
            </w:sdtContent>
          </w:sdt>
          <w:sdt>
            <w:sdtPr>
              <w:id w:val="-1122189975"/>
              <w:tag w:val="goog_rdk_1090"/>
            </w:sdtPr>
            <w:sdtContent>
              <w:ins w:author="An Hồ Phạm Phú" w:id="28" w:date="2023-11-01T22:18:13Z">
                <w:sdt>
                  <w:sdtPr>
                    <w:id w:val="604914391"/>
                    <w:tag w:val="goog_rdk_109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797661765"/>
                  <w:tag w:val="goog_rdk_1092"/>
                </w:sdtPr>
                <w:sdtContent>
                  <w:ins w:author="An Hồ Phạm Phú" w:id="28" w:date="2023-11-01T22:18:13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8" w:date="2023-11-01T22:18:13Z">
                <w:del w:author="Nguyễn Anh Kiệt" w:id="2" w:date="2025-04-23T17:56:21Z"/>
              </w:ins>
            </w:sdtContent>
          </w:sdt>
        </w:p>
      </w:sdtContent>
    </w:sdt>
    <w:sdt>
      <w:sdtPr>
        <w:id w:val="841377711"/>
        <w:tag w:val="goog_rdk_1100"/>
      </w:sdtPr>
      <w:sdtContent>
        <w:p w:rsidR="00000000" w:rsidDel="00000000" w:rsidP="00000000" w:rsidRDefault="00000000" w:rsidRPr="00000000" w14:paraId="00000126">
          <w:pPr>
            <w:tabs>
              <w:tab w:val="left" w:leader="none" w:pos="3402"/>
            </w:tabs>
            <w:rPr>
              <w:ins w:author="An Hồ Phạm Phú" w:id="29" w:date="2023-11-01T22:18:15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770614388"/>
              <w:tag w:val="goog_rdk_1095"/>
            </w:sdtPr>
            <w:sdtContent>
              <w:del w:author="Nguyễn Anh Kiệt" w:id="2" w:date="2025-04-23T17:56:21Z"/>
              <w:sdt>
                <w:sdtPr>
                  <w:id w:val="542680563"/>
                  <w:tag w:val="goog_rdk_10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16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756523628"/>
              <w:tag w:val="goog_rdk_1097"/>
            </w:sdtPr>
            <w:sdtContent>
              <w:ins w:author="An Hồ Phạm Phú" w:id="29" w:date="2023-11-01T22:18:15Z">
                <w:sdt>
                  <w:sdtPr>
                    <w:id w:val="-1682272426"/>
                    <w:tag w:val="goog_rdk_109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121837598"/>
                  <w:tag w:val="goog_rdk_1099"/>
                </w:sdtPr>
                <w:sdtContent>
                  <w:ins w:author="An Hồ Phạm Phú" w:id="29" w:date="2023-11-01T22:18:1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9" w:date="2023-11-01T22:18:15Z">
                <w:del w:author="Nguyễn Anh Kiệt" w:id="2" w:date="2025-04-23T17:56:21Z"/>
              </w:ins>
            </w:sdtContent>
          </w:sdt>
        </w:p>
      </w:sdtContent>
    </w:sdt>
    <w:sdt>
      <w:sdtPr>
        <w:id w:val="1502417704"/>
        <w:tag w:val="goog_rdk_1107"/>
      </w:sdtPr>
      <w:sdtContent>
        <w:p w:rsidR="00000000" w:rsidDel="00000000" w:rsidP="00000000" w:rsidRDefault="00000000" w:rsidRPr="00000000" w14:paraId="00000127">
          <w:pPr>
            <w:tabs>
              <w:tab w:val="left" w:leader="none" w:pos="3402"/>
            </w:tabs>
            <w:rPr>
              <w:ins w:author="An Hồ Phạm Phú" w:id="30" w:date="2023-11-01T22:18:2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718264063"/>
              <w:tag w:val="goog_rdk_1102"/>
            </w:sdtPr>
            <w:sdtContent>
              <w:del w:author="Nguyễn Anh Kiệt" w:id="2" w:date="2025-04-23T17:56:21Z"/>
              <w:sdt>
                <w:sdtPr>
                  <w:id w:val="-2090065263"/>
                  <w:tag w:val="goog_rdk_11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32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552967982"/>
              <w:tag w:val="goog_rdk_1104"/>
            </w:sdtPr>
            <w:sdtContent>
              <w:ins w:author="An Hồ Phạm Phú" w:id="30" w:date="2023-11-01T22:18:21Z">
                <w:sdt>
                  <w:sdtPr>
                    <w:id w:val="529649392"/>
                    <w:tag w:val="goog_rdk_1105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978258494"/>
                  <w:tag w:val="goog_rdk_1106"/>
                </w:sdtPr>
                <w:sdtContent>
                  <w:ins w:author="An Hồ Phạm Phú" w:id="30" w:date="2023-11-01T22:18:2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0" w:date="2023-11-01T22:18:21Z">
                <w:del w:author="Nguyễn Anh Kiệt" w:id="2" w:date="2025-04-23T17:56:21Z"/>
              </w:ins>
            </w:sdtContent>
          </w:sdt>
        </w:p>
      </w:sdtContent>
    </w:sdt>
    <w:sdt>
      <w:sdtPr>
        <w:id w:val="1422557169"/>
        <w:tag w:val="goog_rdk_1111"/>
      </w:sdtPr>
      <w:sdtContent>
        <w:p w:rsidR="00000000" w:rsidDel="00000000" w:rsidP="00000000" w:rsidRDefault="00000000" w:rsidRPr="00000000" w14:paraId="0000012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565456926"/>
              <w:tag w:val="goog_rdk_1109"/>
            </w:sdtPr>
            <w:sdtContent>
              <w:del w:author="Nguyễn Anh Kiệt" w:id="2" w:date="2025-04-23T17:56:21Z"/>
              <w:sdt>
                <w:sdtPr>
                  <w:id w:val="1214936680"/>
                  <w:tag w:val="goog_rdk_11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64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10209091"/>
        <w:tag w:val="goog_rdk_1115"/>
      </w:sdtPr>
      <w:sdtContent>
        <w:p w:rsidR="00000000" w:rsidDel="00000000" w:rsidP="00000000" w:rsidRDefault="00000000" w:rsidRPr="00000000" w14:paraId="0000012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108818223"/>
              <w:tag w:val="goog_rdk_1112"/>
            </w:sdtPr>
            <w:sdtContent>
              <w:del w:author="Nguyễn Anh Kiệt" w:id="2" w:date="2025-04-23T17:56:21Z"/>
              <w:sdt>
                <w:sdtPr>
                  <w:id w:val="-515153069"/>
                  <w:tag w:val="goog_rdk_11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932850436"/>
                    <w:tag w:val="goog_rdk_111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: Trường "Length" trong header của gói tin UDP biểu diễn thông tin gì?</w:delText>
                    </w:r>
                  </w:sdtContent>
                </w:sdt>
              </w:del>
            </w:sdtContent>
          </w:sdt>
        </w:p>
      </w:sdtContent>
    </w:sdt>
    <w:sdt>
      <w:sdtPr>
        <w:id w:val="1126633014"/>
        <w:tag w:val="goog_rdk_1118"/>
      </w:sdtPr>
      <w:sdtContent>
        <w:p w:rsidR="00000000" w:rsidDel="00000000" w:rsidP="00000000" w:rsidRDefault="00000000" w:rsidRPr="00000000" w14:paraId="0000012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827321050"/>
              <w:tag w:val="goog_rdk_1116"/>
            </w:sdtPr>
            <w:sdtContent>
              <w:del w:author="Nguyễn Anh Kiệt" w:id="2" w:date="2025-04-23T17:56:21Z"/>
              <w:sdt>
                <w:sdtPr>
                  <w:id w:val="-1715562531"/>
                  <w:tag w:val="goog_rdk_11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Độ dài của gói tin UDP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36909648"/>
        <w:tag w:val="goog_rdk_1123"/>
      </w:sdtPr>
      <w:sdtContent>
        <w:p w:rsidR="00000000" w:rsidDel="00000000" w:rsidP="00000000" w:rsidRDefault="00000000" w:rsidRPr="00000000" w14:paraId="0000012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776026332"/>
              <w:tag w:val="goog_rdk_1119"/>
            </w:sdtPr>
            <w:sdtContent>
              <w:del w:author="Nguyễn Anh Kiệt" w:id="2" w:date="2025-04-23T17:56:21Z"/>
              <w:sdt>
                <w:sdtPr>
                  <w:id w:val="169226450"/>
                  <w:tag w:val="goog_rdk_11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Độ dài của payload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154630850"/>
                    <w:tag w:val="goog_rdk_112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Độ dài của header</w:delText>
                    </w:r>
                  </w:sdtContent>
                </w:sdt>
                <w:sdt>
                  <w:sdtPr>
                    <w:id w:val="245712376"/>
                    <w:tag w:val="goog_rdk_112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Độ dài của phần footer</w:delText>
                    </w:r>
                  </w:sdtContent>
                </w:sdt>
              </w:del>
            </w:sdtContent>
          </w:sdt>
        </w:p>
      </w:sdtContent>
    </w:sdt>
    <w:sdt>
      <w:sdtPr>
        <w:id w:val="-1576934662"/>
        <w:tag w:val="goog_rdk_1129"/>
      </w:sdtPr>
      <w:sdtContent>
        <w:p w:rsidR="00000000" w:rsidDel="00000000" w:rsidP="00000000" w:rsidRDefault="00000000" w:rsidRPr="00000000" w14:paraId="0000012C">
          <w:pPr>
            <w:tabs>
              <w:tab w:val="left" w:leader="none" w:pos="3402"/>
            </w:tabs>
            <w:rPr>
              <w:ins w:author="An Hồ Phạm Phú" w:id="31" w:date="2023-11-01T22:18:0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45376531"/>
              <w:tag w:val="goog_rdk_1124"/>
            </w:sdtPr>
            <w:sdtContent>
              <w:del w:author="Nguyễn Anh Kiệt" w:id="2" w:date="2025-04-23T17:56:21Z"/>
              <w:sdt>
                <w:sdtPr>
                  <w:id w:val="-1437181610"/>
                  <w:tag w:val="goog_rdk_11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Trong UDP, lỗi gói tin được kiểm tra bằng cách nào?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686774114"/>
              <w:tag w:val="goog_rdk_1126"/>
            </w:sdtPr>
            <w:sdtContent>
              <w:ins w:author="An Hồ Phạm Phú" w:id="31" w:date="2023-11-01T22:18:01Z">
                <w:sdt>
                  <w:sdtPr>
                    <w:id w:val="-1073653107"/>
                    <w:tag w:val="goog_rdk_1127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41318544"/>
                  <w:tag w:val="goog_rdk_1128"/>
                </w:sdtPr>
                <w:sdtContent>
                  <w:ins w:author="An Hồ Phạm Phú" w:id="31" w:date="2023-11-01T22:18:0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1" w:date="2023-11-01T22:18:01Z">
                <w:del w:author="Nguyễn Anh Kiệt" w:id="2" w:date="2025-04-23T17:56:21Z"/>
              </w:ins>
            </w:sdtContent>
          </w:sdt>
        </w:p>
      </w:sdtContent>
    </w:sdt>
    <w:sdt>
      <w:sdtPr>
        <w:id w:val="-1633867493"/>
        <w:tag w:val="goog_rdk_1136"/>
      </w:sdtPr>
      <w:sdtContent>
        <w:p w:rsidR="00000000" w:rsidDel="00000000" w:rsidP="00000000" w:rsidRDefault="00000000" w:rsidRPr="00000000" w14:paraId="0000012D">
          <w:pPr>
            <w:tabs>
              <w:tab w:val="left" w:leader="none" w:pos="3402"/>
            </w:tabs>
            <w:rPr>
              <w:ins w:author="An Hồ Phạm Phú" w:id="32" w:date="2023-11-01T22:18:02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344721956"/>
              <w:tag w:val="goog_rdk_1131"/>
            </w:sdtPr>
            <w:sdtContent>
              <w:del w:author="Nguyễn Anh Kiệt" w:id="2" w:date="2025-04-23T17:56:21Z"/>
              <w:sdt>
                <w:sdtPr>
                  <w:id w:val="-1258096941"/>
                  <w:tag w:val="goog_rdk_11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Sử dụng số sequence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966719935"/>
              <w:tag w:val="goog_rdk_1133"/>
            </w:sdtPr>
            <w:sdtContent>
              <w:ins w:author="An Hồ Phạm Phú" w:id="32" w:date="2023-11-01T22:18:02Z">
                <w:sdt>
                  <w:sdtPr>
                    <w:id w:val="134703404"/>
                    <w:tag w:val="goog_rdk_1134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2098212845"/>
                  <w:tag w:val="goog_rdk_1135"/>
                </w:sdtPr>
                <w:sdtContent>
                  <w:ins w:author="An Hồ Phạm Phú" w:id="32" w:date="2023-11-01T22:18:0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2" w:date="2023-11-01T22:18:02Z">
                <w:del w:author="Nguyễn Anh Kiệt" w:id="2" w:date="2025-04-23T17:56:21Z"/>
              </w:ins>
            </w:sdtContent>
          </w:sdt>
        </w:p>
      </w:sdtContent>
    </w:sdt>
    <w:sdt>
      <w:sdtPr>
        <w:id w:val="-1051620394"/>
        <w:tag w:val="goog_rdk_1143"/>
      </w:sdtPr>
      <w:sdtContent>
        <w:p w:rsidR="00000000" w:rsidDel="00000000" w:rsidP="00000000" w:rsidRDefault="00000000" w:rsidRPr="00000000" w14:paraId="0000012E">
          <w:pPr>
            <w:tabs>
              <w:tab w:val="left" w:leader="none" w:pos="3402"/>
            </w:tabs>
            <w:rPr>
              <w:ins w:author="An Hồ Phạm Phú" w:id="33" w:date="2023-11-01T22:18:04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850593386"/>
              <w:tag w:val="goog_rdk_1138"/>
            </w:sdtPr>
            <w:sdtContent>
              <w:del w:author="Nguyễn Anh Kiệt" w:id="2" w:date="2025-04-23T17:56:21Z"/>
              <w:sdt>
                <w:sdtPr>
                  <w:id w:val="1186938195"/>
                  <w:tag w:val="goog_rdk_11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Sử dụng checksum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94432037"/>
              <w:tag w:val="goog_rdk_1140"/>
            </w:sdtPr>
            <w:sdtContent>
              <w:ins w:author="An Hồ Phạm Phú" w:id="33" w:date="2023-11-01T22:18:04Z">
                <w:sdt>
                  <w:sdtPr>
                    <w:id w:val="919383476"/>
                    <w:tag w:val="goog_rdk_114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462053105"/>
                  <w:tag w:val="goog_rdk_1142"/>
                </w:sdtPr>
                <w:sdtContent>
                  <w:ins w:author="An Hồ Phạm Phú" w:id="33" w:date="2023-11-01T22:18:0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3" w:date="2023-11-01T22:18:04Z">
                <w:del w:author="Nguyễn Anh Kiệt" w:id="2" w:date="2025-04-23T17:56:21Z"/>
              </w:ins>
            </w:sdtContent>
          </w:sdt>
        </w:p>
      </w:sdtContent>
    </w:sdt>
    <w:sdt>
      <w:sdtPr>
        <w:id w:val="-990191585"/>
        <w:tag w:val="goog_rdk_1150"/>
      </w:sdtPr>
      <w:sdtContent>
        <w:p w:rsidR="00000000" w:rsidDel="00000000" w:rsidP="00000000" w:rsidRDefault="00000000" w:rsidRPr="00000000" w14:paraId="0000012F">
          <w:pPr>
            <w:tabs>
              <w:tab w:val="left" w:leader="none" w:pos="3402"/>
            </w:tabs>
            <w:rPr>
              <w:ins w:author="An Hồ Phạm Phú" w:id="34" w:date="2023-11-01T22:18:06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7660398"/>
              <w:tag w:val="goog_rdk_1145"/>
            </w:sdtPr>
            <w:sdtContent>
              <w:del w:author="Nguyễn Anh Kiệt" w:id="2" w:date="2025-04-23T17:56:21Z"/>
              <w:sdt>
                <w:sdtPr>
                  <w:id w:val="-308673876"/>
                  <w:tag w:val="goog_rdk_11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Sử dụng acknowledgment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277619392"/>
              <w:tag w:val="goog_rdk_1147"/>
            </w:sdtPr>
            <w:sdtContent>
              <w:ins w:author="An Hồ Phạm Phú" w:id="34" w:date="2023-11-01T22:18:06Z">
                <w:sdt>
                  <w:sdtPr>
                    <w:id w:val="-591869815"/>
                    <w:tag w:val="goog_rdk_114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126648008"/>
                  <w:tag w:val="goog_rdk_1149"/>
                </w:sdtPr>
                <w:sdtContent>
                  <w:ins w:author="An Hồ Phạm Phú" w:id="34" w:date="2023-11-01T22:18:06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4" w:date="2023-11-01T22:18:06Z">
                <w:del w:author="Nguyễn Anh Kiệt" w:id="2" w:date="2025-04-23T17:56:21Z"/>
              </w:ins>
            </w:sdtContent>
          </w:sdt>
        </w:p>
      </w:sdtContent>
    </w:sdt>
    <w:sdt>
      <w:sdtPr>
        <w:id w:val="1087308297"/>
        <w:tag w:val="goog_rdk_1154"/>
      </w:sdtPr>
      <w:sdtContent>
        <w:p w:rsidR="00000000" w:rsidDel="00000000" w:rsidP="00000000" w:rsidRDefault="00000000" w:rsidRPr="00000000" w14:paraId="0000013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527762600"/>
              <w:tag w:val="goog_rdk_1152"/>
            </w:sdtPr>
            <w:sdtContent>
              <w:del w:author="Nguyễn Anh Kiệt" w:id="2" w:date="2025-04-23T17:56:21Z"/>
              <w:sdt>
                <w:sdtPr>
                  <w:id w:val="546361470"/>
                  <w:tag w:val="goog_rdk_11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Không có cơ chế kiểm tra lỗi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07188613"/>
        <w:tag w:val="goog_rdk_1157"/>
      </w:sdtPr>
      <w:sdtContent>
        <w:p w:rsidR="00000000" w:rsidDel="00000000" w:rsidP="00000000" w:rsidRDefault="00000000" w:rsidRPr="00000000" w14:paraId="0000013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490659426"/>
              <w:tag w:val="goog_rdk_1155"/>
            </w:sdtPr>
            <w:sdtContent>
              <w:del w:author="Nguyễn Anh Kiệt" w:id="2" w:date="2025-04-23T17:56:21Z"/>
              <w:sdt>
                <w:sdtPr>
                  <w:id w:val="1985954171"/>
                  <w:tag w:val="goog_rdk_11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Trong mô hình client-server, cổng nào thường được dùng để liên lạc với server qua giao thức UDP?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09378570"/>
        <w:tag w:val="goog_rdk_1162"/>
      </w:sdtPr>
      <w:sdtContent>
        <w:p w:rsidR="00000000" w:rsidDel="00000000" w:rsidP="00000000" w:rsidRDefault="00000000" w:rsidRPr="00000000" w14:paraId="0000013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880578630"/>
              <w:tag w:val="goog_rdk_1158"/>
            </w:sdtPr>
            <w:sdtContent>
              <w:del w:author="Nguyễn Anh Kiệt" w:id="2" w:date="2025-04-23T17:56:21Z"/>
              <w:sdt>
                <w:sdtPr>
                  <w:id w:val="1329123512"/>
                  <w:tag w:val="goog_rdk_115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80 B. 8080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914886977"/>
                    <w:tag w:val="goog_rdk_116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53</w:delText>
                    </w:r>
                  </w:sdtContent>
                </w:sdt>
                <w:sdt>
                  <w:sdtPr>
                    <w:id w:val="1021144559"/>
                    <w:tag w:val="goog_rdk_116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23</w:delText>
                    </w:r>
                  </w:sdtContent>
                </w:sdt>
              </w:del>
            </w:sdtContent>
          </w:sdt>
        </w:p>
      </w:sdtContent>
    </w:sdt>
    <w:sdt>
      <w:sdtPr>
        <w:id w:val="-1491015431"/>
        <w:tag w:val="goog_rdk_1167"/>
      </w:sdtPr>
      <w:sdtContent>
        <w:p w:rsidR="00000000" w:rsidDel="00000000" w:rsidP="00000000" w:rsidRDefault="00000000" w:rsidRPr="00000000" w14:paraId="0000013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117606231"/>
              <w:tag w:val="goog_rdk_1163"/>
            </w:sdtPr>
            <w:sdtContent>
              <w:del w:author="Nguyễn Anh Kiệt" w:id="2" w:date="2025-04-23T17:56:21Z"/>
              <w:sdt>
                <w:sdtPr>
                  <w:id w:val="-1495967462"/>
                  <w:tag w:val="goog_rdk_11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 Giao thức nào dưới đây không sử dụng UDP? A. DNS B. SNMP C.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2001306673"/>
                    <w:tag w:val="goog_rdk_116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SMTP</w:delText>
                    </w:r>
                  </w:sdtContent>
                </w:sdt>
                <w:sdt>
                  <w:sdtPr>
                    <w:id w:val="-200527327"/>
                    <w:tag w:val="goog_rdk_116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BOOTP</w:delText>
                    </w:r>
                  </w:sdtContent>
                </w:sdt>
              </w:del>
            </w:sdtContent>
          </w:sdt>
        </w:p>
      </w:sdtContent>
    </w:sdt>
    <w:sdt>
      <w:sdtPr>
        <w:id w:val="1481508020"/>
        <w:tag w:val="goog_rdk_1171"/>
      </w:sdtPr>
      <w:sdtContent>
        <w:p w:rsidR="00000000" w:rsidDel="00000000" w:rsidP="00000000" w:rsidRDefault="00000000" w:rsidRPr="00000000" w14:paraId="0000013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31961968"/>
              <w:tag w:val="goog_rdk_1168"/>
            </w:sdtPr>
            <w:sdtContent>
              <w:del w:author="Nguyễn Anh Kiệt" w:id="2" w:date="2025-04-23T17:56:21Z"/>
              <w:sdt>
                <w:sdtPr>
                  <w:id w:val="-36574257"/>
                  <w:tag w:val="goog_rdk_11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13: Trường nào sau đây không nằm trong header gói tin UDP? A. Source port B. Destination port C. Length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276563698"/>
                    <w:tag w:val="goog_rdk_117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Sequence number</w:delText>
                    </w:r>
                  </w:sdtContent>
                </w:sdt>
              </w:del>
            </w:sdtContent>
          </w:sdt>
        </w:p>
      </w:sdtContent>
    </w:sdt>
    <w:sdt>
      <w:sdtPr>
        <w:id w:val="507415910"/>
        <w:tag w:val="goog_rdk_1176"/>
      </w:sdtPr>
      <w:sdtContent>
        <w:p w:rsidR="00000000" w:rsidDel="00000000" w:rsidP="00000000" w:rsidRDefault="00000000" w:rsidRPr="00000000" w14:paraId="0000013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525997248"/>
              <w:tag w:val="goog_rdk_1172"/>
            </w:sdtPr>
            <w:sdtContent>
              <w:del w:author="Nguyễn Anh Kiệt" w:id="2" w:date="2025-04-23T17:56:21Z"/>
              <w:sdt>
                <w:sdtPr>
                  <w:id w:val="-200128632"/>
                  <w:tag w:val="goog_rdk_11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 Trường nào trong header gói tin UDP chứa thông tin về độ dài gói tin UDP (bao gồm cả header và dữ liệu)? A. Source Port B. Destination Port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96914497"/>
                    <w:tag w:val="goog_rdk_11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Length</w:delText>
                    </w:r>
                  </w:sdtContent>
                </w:sdt>
                <w:sdt>
                  <w:sdtPr>
                    <w:id w:val="349207519"/>
                    <w:tag w:val="goog_rdk_117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Checksum</w:delText>
                    </w:r>
                  </w:sdtContent>
                </w:sdt>
              </w:del>
            </w:sdtContent>
          </w:sdt>
        </w:p>
      </w:sdtContent>
    </w:sdt>
    <w:sdt>
      <w:sdtPr>
        <w:id w:val="-294966045"/>
        <w:tag w:val="goog_rdk_1179"/>
      </w:sdtPr>
      <w:sdtContent>
        <w:p w:rsidR="00000000" w:rsidDel="00000000" w:rsidP="00000000" w:rsidRDefault="00000000" w:rsidRPr="00000000" w14:paraId="0000013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97997222"/>
              <w:tag w:val="goog_rdk_1177"/>
            </w:sdtPr>
            <w:sdtContent>
              <w:del w:author="Nguyễn Anh Kiệt" w:id="2" w:date="2025-04-23T17:56:21Z"/>
              <w:sdt>
                <w:sdtPr>
                  <w:id w:val="-591651078"/>
                  <w:tag w:val="goog_rdk_11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15: UDP thích hợp với loại ứng dụng nào sau đây?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42503748"/>
        <w:tag w:val="goog_rdk_1182"/>
      </w:sdtPr>
      <w:sdtContent>
        <w:p w:rsidR="00000000" w:rsidDel="00000000" w:rsidP="00000000" w:rsidRDefault="00000000" w:rsidRPr="00000000" w14:paraId="0000013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588085072"/>
              <w:tag w:val="goog_rdk_1180"/>
            </w:sdtPr>
            <w:sdtContent>
              <w:del w:author="Nguyễn Anh Kiệt" w:id="2" w:date="2025-04-23T17:56:21Z"/>
              <w:sdt>
                <w:sdtPr>
                  <w:id w:val="1489278367"/>
                  <w:tag w:val="goog_rdk_11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Real-time applications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95606078"/>
        <w:tag w:val="goog_rdk_1185"/>
      </w:sdtPr>
      <w:sdtContent>
        <w:p w:rsidR="00000000" w:rsidDel="00000000" w:rsidP="00000000" w:rsidRDefault="00000000" w:rsidRPr="00000000" w14:paraId="0000013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274796453"/>
              <w:tag w:val="goog_rdk_1183"/>
            </w:sdtPr>
            <w:sdtContent>
              <w:del w:author="Nguyễn Anh Kiệt" w:id="2" w:date="2025-04-23T17:56:21Z"/>
              <w:sdt>
                <w:sdtPr>
                  <w:id w:val="1151583852"/>
                  <w:tag w:val="goog_rdk_11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File transfer applications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56388823"/>
        <w:tag w:val="goog_rdk_1188"/>
      </w:sdtPr>
      <w:sdtContent>
        <w:p w:rsidR="00000000" w:rsidDel="00000000" w:rsidP="00000000" w:rsidRDefault="00000000" w:rsidRPr="00000000" w14:paraId="0000013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864586280"/>
              <w:tag w:val="goog_rdk_1186"/>
            </w:sdtPr>
            <w:sdtContent>
              <w:del w:author="Nguyễn Anh Kiệt" w:id="2" w:date="2025-04-23T17:56:21Z"/>
              <w:sdt>
                <w:sdtPr>
                  <w:id w:val="-1647276426"/>
                  <w:tag w:val="goog_rdk_11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Email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40703088"/>
        <w:tag w:val="goog_rdk_1196"/>
      </w:sdtPr>
      <w:sdtContent>
        <w:p w:rsidR="00000000" w:rsidDel="00000000" w:rsidP="00000000" w:rsidRDefault="00000000" w:rsidRPr="00000000" w14:paraId="0000013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821707264"/>
              <w:tag w:val="goog_rdk_1189"/>
            </w:sdtPr>
            <w:sdtContent>
              <w:del w:author="Nguyễn Anh Kiệt" w:id="2" w:date="2025-04-23T17:56:21Z"/>
              <w:sdt>
                <w:sdtPr>
                  <w:id w:val="-1688056328"/>
                  <w:tag w:val="goog_rdk_11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Web browsing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957573956"/>
              <w:tag w:val="goog_rdk_1191"/>
            </w:sdtPr>
            <w:sdtContent>
              <w:ins w:author="Quân Minh" w:id="35" w:date="2023-11-03T04:56:02Z">
                <w:sdt>
                  <w:sdtPr>
                    <w:id w:val="1059857151"/>
                    <w:tag w:val="goog_rdk_119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2095335841"/>
                  <w:tag w:val="goog_rdk_1193"/>
                </w:sdtPr>
                <w:sdtContent>
                  <w:ins w:author="Quân Minh" w:id="35" w:date="2023-11-03T04:56:0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Quân Minh" w:id="35" w:date="2023-11-03T04:56:02Z">
                <w:del w:author="Nguyễn Anh Kiệt" w:id="2" w:date="2025-04-23T17:56:21Z"/>
              </w:ins>
            </w:sdtContent>
          </w:sdt>
          <w:sdt>
            <w:sdtPr>
              <w:id w:val="2045461037"/>
              <w:tag w:val="goog_rdk_1194"/>
            </w:sdtPr>
            <w:sdtContent>
              <w:del w:author="Nguyễn Anh Kiệt" w:id="2" w:date="2025-04-23T17:56:21Z"/>
              <w:sdt>
                <w:sdtPr>
                  <w:id w:val="1811844384"/>
                  <w:tag w:val="goog_rdk_11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97756809"/>
        <w:tag w:val="goog_rdk_1199"/>
      </w:sdtPr>
      <w:sdtContent>
        <w:p w:rsidR="00000000" w:rsidDel="00000000" w:rsidP="00000000" w:rsidRDefault="00000000" w:rsidRPr="00000000" w14:paraId="0000013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9064875"/>
              <w:tag w:val="goog_rdk_1197"/>
            </w:sdtPr>
            <w:sdtContent>
              <w:del w:author="Nguyễn Anh Kiệt" w:id="2" w:date="2025-04-23T17:56:21Z"/>
              <w:sdt>
                <w:sdtPr>
                  <w:id w:val="922097800"/>
                  <w:tag w:val="goog_rdk_11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16: Giao thức nào dưới đây sử dụng UDP và cung cấp dịch vụ phân giải tên miền?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43145728"/>
        <w:tag w:val="goog_rdk_1202"/>
      </w:sdtPr>
      <w:sdtContent>
        <w:p w:rsidR="00000000" w:rsidDel="00000000" w:rsidP="00000000" w:rsidRDefault="00000000" w:rsidRPr="00000000" w14:paraId="0000013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040196274"/>
              <w:tag w:val="goog_rdk_1200"/>
            </w:sdtPr>
            <w:sdtContent>
              <w:del w:author="Nguyễn Anh Kiệt" w:id="2" w:date="2025-04-23T17:56:21Z"/>
              <w:sdt>
                <w:sdtPr>
                  <w:id w:val="1473687918"/>
                  <w:tag w:val="goog_rdk_12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SMTP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69347770"/>
        <w:tag w:val="goog_rdk_1205"/>
      </w:sdtPr>
      <w:sdtContent>
        <w:p w:rsidR="00000000" w:rsidDel="00000000" w:rsidP="00000000" w:rsidRDefault="00000000" w:rsidRPr="00000000" w14:paraId="0000013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976229291"/>
              <w:tag w:val="goog_rdk_1203"/>
            </w:sdtPr>
            <w:sdtContent>
              <w:del w:author="Nguyễn Anh Kiệt" w:id="2" w:date="2025-04-23T17:56:21Z"/>
              <w:sdt>
                <w:sdtPr>
                  <w:id w:val="-1821049136"/>
                  <w:tag w:val="goog_rdk_12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DHCP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59534371"/>
        <w:tag w:val="goog_rdk_1208"/>
      </w:sdtPr>
      <w:sdtContent>
        <w:p w:rsidR="00000000" w:rsidDel="00000000" w:rsidP="00000000" w:rsidRDefault="00000000" w:rsidRPr="00000000" w14:paraId="0000013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413149946"/>
              <w:tag w:val="goog_rdk_1206"/>
            </w:sdtPr>
            <w:sdtContent>
              <w:del w:author="Nguyễn Anh Kiệt" w:id="2" w:date="2025-04-23T17:56:21Z"/>
              <w:sdt>
                <w:sdtPr>
                  <w:id w:val="1189440379"/>
                  <w:tag w:val="goog_rdk_12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15274619"/>
        <w:tag w:val="goog_rdk_1211"/>
      </w:sdtPr>
      <w:sdtContent>
        <w:p w:rsidR="00000000" w:rsidDel="00000000" w:rsidP="00000000" w:rsidRDefault="00000000" w:rsidRPr="00000000" w14:paraId="0000013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62787631"/>
              <w:tag w:val="goog_rdk_1209"/>
            </w:sdtPr>
            <w:sdtContent>
              <w:del w:author="Nguyễn Anh Kiệt" w:id="2" w:date="2025-04-23T17:56:21Z"/>
              <w:sdt>
                <w:sdtPr>
                  <w:id w:val="-2115841609"/>
                  <w:tag w:val="goog_rdk_12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HTTP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6071000"/>
        <w:tag w:val="goog_rdk_1214"/>
      </w:sdtPr>
      <w:sdtContent>
        <w:p w:rsidR="00000000" w:rsidDel="00000000" w:rsidP="00000000" w:rsidRDefault="00000000" w:rsidRPr="00000000" w14:paraId="0000014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40244027"/>
              <w:tag w:val="goog_rdk_1212"/>
            </w:sdtPr>
            <w:sdtContent>
              <w:del w:author="Nguyễn Anh Kiệt" w:id="2" w:date="2025-04-23T17:56:21Z"/>
              <w:sdt>
                <w:sdtPr>
                  <w:id w:val="-320046445"/>
                  <w:tag w:val="goog_rdk_12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Cái gì được sử dụng để kiểm tra sự toàn vẹn của dữ liệu trong gói tin UDP?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84431280"/>
        <w:tag w:val="goog_rdk_1217"/>
      </w:sdtPr>
      <w:sdtContent>
        <w:p w:rsidR="00000000" w:rsidDel="00000000" w:rsidP="00000000" w:rsidRDefault="00000000" w:rsidRPr="00000000" w14:paraId="0000014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037625599"/>
              <w:tag w:val="goog_rdk_1215"/>
            </w:sdtPr>
            <w:sdtContent>
              <w:del w:author="Nguyễn Anh Kiệt" w:id="2" w:date="2025-04-23T17:56:21Z"/>
              <w:sdt>
                <w:sdtPr>
                  <w:id w:val="1555394046"/>
                  <w:tag w:val="goog_rdk_12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Length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35827071"/>
        <w:tag w:val="goog_rdk_1220"/>
      </w:sdtPr>
      <w:sdtContent>
        <w:p w:rsidR="00000000" w:rsidDel="00000000" w:rsidP="00000000" w:rsidRDefault="00000000" w:rsidRPr="00000000" w14:paraId="0000014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978975436"/>
              <w:tag w:val="goog_rdk_1218"/>
            </w:sdtPr>
            <w:sdtContent>
              <w:del w:author="Nguyễn Anh Kiệt" w:id="2" w:date="2025-04-23T17:56:21Z"/>
              <w:sdt>
                <w:sdtPr>
                  <w:id w:val="-843116850"/>
                  <w:tag w:val="goog_rdk_12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Acknowledgment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95407984"/>
        <w:tag w:val="goog_rdk_1223"/>
      </w:sdtPr>
      <w:sdtContent>
        <w:p w:rsidR="00000000" w:rsidDel="00000000" w:rsidP="00000000" w:rsidRDefault="00000000" w:rsidRPr="00000000" w14:paraId="0000014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592284770"/>
              <w:tag w:val="goog_rdk_1221"/>
            </w:sdtPr>
            <w:sdtContent>
              <w:del w:author="Nguyễn Anh Kiệt" w:id="2" w:date="2025-04-23T17:56:21Z"/>
              <w:sdt>
                <w:sdtPr>
                  <w:id w:val="1144589069"/>
                  <w:tag w:val="goog_rdk_12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Checksum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76475756"/>
        <w:tag w:val="goog_rdk_1226"/>
      </w:sdtPr>
      <w:sdtContent>
        <w:p w:rsidR="00000000" w:rsidDel="00000000" w:rsidP="00000000" w:rsidRDefault="00000000" w:rsidRPr="00000000" w14:paraId="0000014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485640847"/>
              <w:tag w:val="goog_rdk_1224"/>
            </w:sdtPr>
            <w:sdtContent>
              <w:del w:author="Nguyễn Anh Kiệt" w:id="2" w:date="2025-04-23T17:56:21Z"/>
              <w:sdt>
                <w:sdtPr>
                  <w:id w:val="-1249863322"/>
                  <w:tag w:val="goog_rdk_12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Sequence number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16443360"/>
        <w:tag w:val="goog_rdk_1229"/>
      </w:sdtPr>
      <w:sdtContent>
        <w:p w:rsidR="00000000" w:rsidDel="00000000" w:rsidP="00000000" w:rsidRDefault="00000000" w:rsidRPr="00000000" w14:paraId="0000014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9220799"/>
              <w:tag w:val="goog_rdk_1227"/>
            </w:sdtPr>
            <w:sdtContent>
              <w:del w:author="Nguyễn Anh Kiệt" w:id="2" w:date="2025-04-23T17:56:21Z"/>
              <w:sdt>
                <w:sdtPr>
                  <w:id w:val="-1311176536"/>
                  <w:tag w:val="goog_rdk_12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12217551"/>
        <w:tag w:val="goog_rdk_1232"/>
      </w:sdtPr>
      <w:sdtContent>
        <w:p w:rsidR="00000000" w:rsidDel="00000000" w:rsidP="00000000" w:rsidRDefault="00000000" w:rsidRPr="00000000" w14:paraId="0000014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08358449"/>
              <w:tag w:val="goog_rdk_1230"/>
            </w:sdtPr>
            <w:sdtContent>
              <w:del w:author="Nguyễn Anh Kiệt" w:id="2" w:date="2025-04-23T17:56:21Z"/>
              <w:sdt>
                <w:sdtPr>
                  <w:id w:val="-29909750"/>
                  <w:tag w:val="goog_rdk_12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RDT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9217477"/>
        <w:tag w:val="goog_rdk_1235"/>
      </w:sdtPr>
      <w:sdtContent>
        <w:p w:rsidR="00000000" w:rsidDel="00000000" w:rsidP="00000000" w:rsidRDefault="00000000" w:rsidRPr="00000000" w14:paraId="0000014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08928790"/>
              <w:tag w:val="goog_rdk_1233"/>
            </w:sdtPr>
            <w:sdtContent>
              <w:del w:author="Nguyễn Anh Kiệt" w:id="2" w:date="2025-04-23T17:56:21Z"/>
              <w:sdt>
                <w:sdtPr>
                  <w:id w:val="-1354973133"/>
                  <w:tag w:val="goog_rdk_12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Giao thức RDT nào có khả năng xử lý trường hợp mất gói tin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45995827"/>
        <w:tag w:val="goog_rdk_1238"/>
      </w:sdtPr>
      <w:sdtContent>
        <w:p w:rsidR="00000000" w:rsidDel="00000000" w:rsidP="00000000" w:rsidRDefault="00000000" w:rsidRPr="00000000" w14:paraId="0000014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5335000"/>
              <w:tag w:val="goog_rdk_1236"/>
            </w:sdtPr>
            <w:sdtContent>
              <w:del w:author="Nguyễn Anh Kiệt" w:id="2" w:date="2025-04-23T17:56:21Z"/>
              <w:sdt>
                <w:sdtPr>
                  <w:id w:val="-1615561319"/>
                  <w:tag w:val="goog_rdk_12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64807456"/>
        <w:tag w:val="goog_rdk_1241"/>
      </w:sdtPr>
      <w:sdtContent>
        <w:p w:rsidR="00000000" w:rsidDel="00000000" w:rsidP="00000000" w:rsidRDefault="00000000" w:rsidRPr="00000000" w14:paraId="0000014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81388674"/>
              <w:tag w:val="goog_rdk_1239"/>
            </w:sdtPr>
            <w:sdtContent>
              <w:del w:author="Nguyễn Anh Kiệt" w:id="2" w:date="2025-04-23T17:56:21Z"/>
              <w:sdt>
                <w:sdtPr>
                  <w:id w:val="1312314311"/>
                  <w:tag w:val="goog_rdk_12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4727559"/>
        <w:tag w:val="goog_rdk_1244"/>
      </w:sdtPr>
      <w:sdtContent>
        <w:p w:rsidR="00000000" w:rsidDel="00000000" w:rsidP="00000000" w:rsidRDefault="00000000" w:rsidRPr="00000000" w14:paraId="0000014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57043257"/>
              <w:tag w:val="goog_rdk_1242"/>
            </w:sdtPr>
            <w:sdtContent>
              <w:del w:author="Nguyễn Anh Kiệt" w:id="2" w:date="2025-04-23T17:56:21Z"/>
              <w:sdt>
                <w:sdtPr>
                  <w:id w:val="1187795064"/>
                  <w:tag w:val="goog_rdk_12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79404706"/>
        <w:tag w:val="goog_rdk_1247"/>
      </w:sdtPr>
      <w:sdtContent>
        <w:p w:rsidR="00000000" w:rsidDel="00000000" w:rsidP="00000000" w:rsidRDefault="00000000" w:rsidRPr="00000000" w14:paraId="0000014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91640649"/>
              <w:tag w:val="goog_rdk_1245"/>
            </w:sdtPr>
            <w:sdtContent>
              <w:del w:author="Nguyễn Anh Kiệt" w:id="2" w:date="2025-04-23T17:56:21Z"/>
              <w:sdt>
                <w:sdtPr>
                  <w:id w:val="1049722757"/>
                  <w:tag w:val="goog_rdk_12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5911438"/>
        <w:tag w:val="goog_rdk_1250"/>
      </w:sdtPr>
      <w:sdtContent>
        <w:p w:rsidR="00000000" w:rsidDel="00000000" w:rsidP="00000000" w:rsidRDefault="00000000" w:rsidRPr="00000000" w14:paraId="0000014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50437310"/>
              <w:tag w:val="goog_rdk_1248"/>
            </w:sdtPr>
            <w:sdtContent>
              <w:del w:author="Nguyễn Anh Kiệt" w:id="2" w:date="2025-04-23T17:56:21Z"/>
              <w:sdt>
                <w:sdtPr>
                  <w:id w:val="-253252811"/>
                  <w:tag w:val="goog_rdk_12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Trong giao thức RDT, phiên bản nào thực hiện gửi lại gói tin nếu không nhận được gói ACK sau thời gian chờ của nó?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1085286"/>
        <w:tag w:val="goog_rdk_1253"/>
      </w:sdtPr>
      <w:sdtContent>
        <w:p w:rsidR="00000000" w:rsidDel="00000000" w:rsidP="00000000" w:rsidRDefault="00000000" w:rsidRPr="00000000" w14:paraId="0000014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33732744"/>
              <w:tag w:val="goog_rdk_1251"/>
            </w:sdtPr>
            <w:sdtContent>
              <w:del w:author="Nguyễn Anh Kiệt" w:id="2" w:date="2025-04-23T17:56:21Z"/>
              <w:sdt>
                <w:sdtPr>
                  <w:id w:val="-1634179003"/>
                  <w:tag w:val="goog_rdk_12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23609089"/>
        <w:tag w:val="goog_rdk_1256"/>
      </w:sdtPr>
      <w:sdtContent>
        <w:p w:rsidR="00000000" w:rsidDel="00000000" w:rsidP="00000000" w:rsidRDefault="00000000" w:rsidRPr="00000000" w14:paraId="0000014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24418947"/>
              <w:tag w:val="goog_rdk_1254"/>
            </w:sdtPr>
            <w:sdtContent>
              <w:del w:author="Nguyễn Anh Kiệt" w:id="2" w:date="2025-04-23T17:56:21Z"/>
              <w:sdt>
                <w:sdtPr>
                  <w:id w:val="-924486120"/>
                  <w:tag w:val="goog_rdk_12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93986858"/>
        <w:tag w:val="goog_rdk_1259"/>
      </w:sdtPr>
      <w:sdtContent>
        <w:p w:rsidR="00000000" w:rsidDel="00000000" w:rsidP="00000000" w:rsidRDefault="00000000" w:rsidRPr="00000000" w14:paraId="0000014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08171689"/>
              <w:tag w:val="goog_rdk_1257"/>
            </w:sdtPr>
            <w:sdtContent>
              <w:del w:author="Nguyễn Anh Kiệt" w:id="2" w:date="2025-04-23T17:56:21Z"/>
              <w:sdt>
                <w:sdtPr>
                  <w:id w:val="1670671450"/>
                  <w:tag w:val="goog_rdk_12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31480222"/>
        <w:tag w:val="goog_rdk_1262"/>
      </w:sdtPr>
      <w:sdtContent>
        <w:p w:rsidR="00000000" w:rsidDel="00000000" w:rsidP="00000000" w:rsidRDefault="00000000" w:rsidRPr="00000000" w14:paraId="0000015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66121379"/>
              <w:tag w:val="goog_rdk_1260"/>
            </w:sdtPr>
            <w:sdtContent>
              <w:del w:author="Nguyễn Anh Kiệt" w:id="2" w:date="2025-04-23T17:56:21Z"/>
              <w:sdt>
                <w:sdtPr>
                  <w:id w:val="1112652245"/>
                  <w:tag w:val="goog_rdk_12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80742037"/>
        <w:tag w:val="goog_rdk_1266"/>
      </w:sdtPr>
      <w:sdtContent>
        <w:p w:rsidR="00000000" w:rsidDel="00000000" w:rsidP="00000000" w:rsidRDefault="00000000" w:rsidRPr="00000000" w14:paraId="0000015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68015098"/>
              <w:tag w:val="goog_rdk_1263"/>
            </w:sdtPr>
            <w:sdtContent>
              <w:del w:author="Nguyễn Anh Kiệt" w:id="2" w:date="2025-04-23T17:56:21Z"/>
              <w:sdt>
                <w:sdtPr>
                  <w:id w:val="-150670572"/>
                  <w:tag w:val="goog_rdk_12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Phiên bản nào của giao thức RDT không thể xử lý việc mất gói tin ACK?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2114620650"/>
                    <w:tag w:val="goog_rdk_126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sdtContent>
                </w:sdt>
              </w:del>
            </w:sdtContent>
          </w:sdt>
        </w:p>
      </w:sdtContent>
    </w:sdt>
    <w:sdt>
      <w:sdtPr>
        <w:id w:val="-902734311"/>
        <w:tag w:val="goog_rdk_1269"/>
      </w:sdtPr>
      <w:sdtContent>
        <w:p w:rsidR="00000000" w:rsidDel="00000000" w:rsidP="00000000" w:rsidRDefault="00000000" w:rsidRPr="00000000" w14:paraId="0000015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43197005"/>
              <w:tag w:val="goog_rdk_1267"/>
            </w:sdtPr>
            <w:sdtContent>
              <w:del w:author="Nguyễn Anh Kiệt" w:id="2" w:date="2025-04-23T17:56:21Z"/>
              <w:sdt>
                <w:sdtPr>
                  <w:id w:val="-161511893"/>
                  <w:tag w:val="goog_rdk_126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28765452"/>
        <w:tag w:val="goog_rdk_1272"/>
      </w:sdtPr>
      <w:sdtContent>
        <w:p w:rsidR="00000000" w:rsidDel="00000000" w:rsidP="00000000" w:rsidRDefault="00000000" w:rsidRPr="00000000" w14:paraId="0000015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41041549"/>
              <w:tag w:val="goog_rdk_1270"/>
            </w:sdtPr>
            <w:sdtContent>
              <w:del w:author="Nguyễn Anh Kiệt" w:id="2" w:date="2025-04-23T17:56:21Z"/>
              <w:sdt>
                <w:sdtPr>
                  <w:id w:val="-1112727422"/>
                  <w:tag w:val="goog_rdk_127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80178033"/>
        <w:tag w:val="goog_rdk_1275"/>
      </w:sdtPr>
      <w:sdtContent>
        <w:p w:rsidR="00000000" w:rsidDel="00000000" w:rsidP="00000000" w:rsidRDefault="00000000" w:rsidRPr="00000000" w14:paraId="0000015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61506323"/>
              <w:tag w:val="goog_rdk_1273"/>
            </w:sdtPr>
            <w:sdtContent>
              <w:del w:author="Nguyễn Anh Kiệt" w:id="2" w:date="2025-04-23T17:56:21Z"/>
              <w:sdt>
                <w:sdtPr>
                  <w:id w:val="1317556208"/>
                  <w:tag w:val="goog_rdk_127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Không phiên bản nào không thể xử lý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50023239"/>
        <w:tag w:val="goog_rdk_1278"/>
      </w:sdtPr>
      <w:sdtContent>
        <w:p w:rsidR="00000000" w:rsidDel="00000000" w:rsidP="00000000" w:rsidRDefault="00000000" w:rsidRPr="00000000" w14:paraId="0000015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12918711"/>
              <w:tag w:val="goog_rdk_1276"/>
            </w:sdtPr>
            <w:sdtContent>
              <w:del w:author="Nguyễn Anh Kiệt" w:id="2" w:date="2025-04-23T17:56:21Z"/>
              <w:sdt>
                <w:sdtPr>
                  <w:id w:val="-780911382"/>
                  <w:tag w:val="goog_rdk_12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25690924"/>
        <w:tag w:val="goog_rdk_1281"/>
      </w:sdtPr>
      <w:sdtContent>
        <w:p w:rsidR="00000000" w:rsidDel="00000000" w:rsidP="00000000" w:rsidRDefault="00000000" w:rsidRPr="00000000" w14:paraId="0000015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94515679"/>
              <w:tag w:val="goog_rdk_1279"/>
            </w:sdtPr>
            <w:sdtContent>
              <w:del w:author="Nguyễn Anh Kiệt" w:id="2" w:date="2025-04-23T17:56:21Z"/>
              <w:sdt>
                <w:sdtPr>
                  <w:id w:val="19492583"/>
                  <w:tag w:val="goog_rdk_12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Mô hình giao thức RDT nào được thiết kế để xử lý độ trễ trong mạng?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64398610"/>
        <w:tag w:val="goog_rdk_1284"/>
      </w:sdtPr>
      <w:sdtContent>
        <w:p w:rsidR="00000000" w:rsidDel="00000000" w:rsidP="00000000" w:rsidRDefault="00000000" w:rsidRPr="00000000" w14:paraId="0000015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10463633"/>
              <w:tag w:val="goog_rdk_1282"/>
            </w:sdtPr>
            <w:sdtContent>
              <w:del w:author="Nguyễn Anh Kiệt" w:id="2" w:date="2025-04-23T17:56:21Z"/>
              <w:sdt>
                <w:sdtPr>
                  <w:id w:val="-2142773871"/>
                  <w:tag w:val="goog_rdk_12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80686015"/>
        <w:tag w:val="goog_rdk_1287"/>
      </w:sdtPr>
      <w:sdtContent>
        <w:p w:rsidR="00000000" w:rsidDel="00000000" w:rsidP="00000000" w:rsidRDefault="00000000" w:rsidRPr="00000000" w14:paraId="0000015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01078088"/>
              <w:tag w:val="goog_rdk_1285"/>
            </w:sdtPr>
            <w:sdtContent>
              <w:del w:author="Nguyễn Anh Kiệt" w:id="2" w:date="2025-04-23T17:56:21Z"/>
              <w:sdt>
                <w:sdtPr>
                  <w:id w:val="-1421290411"/>
                  <w:tag w:val="goog_rdk_12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07990473"/>
        <w:tag w:val="goog_rdk_1290"/>
      </w:sdtPr>
      <w:sdtContent>
        <w:p w:rsidR="00000000" w:rsidDel="00000000" w:rsidP="00000000" w:rsidRDefault="00000000" w:rsidRPr="00000000" w14:paraId="0000015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9241801"/>
              <w:tag w:val="goog_rdk_1288"/>
            </w:sdtPr>
            <w:sdtContent>
              <w:del w:author="Nguyễn Anh Kiệt" w:id="2" w:date="2025-04-23T17:56:21Z"/>
              <w:sdt>
                <w:sdtPr>
                  <w:id w:val="551199727"/>
                  <w:tag w:val="goog_rdk_12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14503120"/>
        <w:tag w:val="goog_rdk_1293"/>
      </w:sdtPr>
      <w:sdtContent>
        <w:p w:rsidR="00000000" w:rsidDel="00000000" w:rsidP="00000000" w:rsidRDefault="00000000" w:rsidRPr="00000000" w14:paraId="0000015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09283703"/>
              <w:tag w:val="goog_rdk_1291"/>
            </w:sdtPr>
            <w:sdtContent>
              <w:del w:author="Nguyễn Anh Kiệt" w:id="2" w:date="2025-04-23T17:56:21Z"/>
              <w:sdt>
                <w:sdtPr>
                  <w:id w:val="-1777326783"/>
                  <w:tag w:val="goog_rdk_12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59782424"/>
        <w:tag w:val="goog_rdk_1296"/>
      </w:sdtPr>
      <w:sdtContent>
        <w:p w:rsidR="00000000" w:rsidDel="00000000" w:rsidP="00000000" w:rsidRDefault="00000000" w:rsidRPr="00000000" w14:paraId="0000015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3469868"/>
              <w:tag w:val="goog_rdk_1294"/>
            </w:sdtPr>
            <w:sdtContent>
              <w:del w:author="Nguyễn Anh Kiệt" w:id="2" w:date="2025-04-23T17:56:21Z"/>
              <w:sdt>
                <w:sdtPr>
                  <w:id w:val="252579005"/>
                  <w:tag w:val="goog_rdk_12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Giao thức RDT nào có khả năng phát hiện và sửa lỗi trong gói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22683787"/>
        <w:tag w:val="goog_rdk_1299"/>
      </w:sdtPr>
      <w:sdtContent>
        <w:p w:rsidR="00000000" w:rsidDel="00000000" w:rsidP="00000000" w:rsidRDefault="00000000" w:rsidRPr="00000000" w14:paraId="0000015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75686778"/>
              <w:tag w:val="goog_rdk_1297"/>
            </w:sdtPr>
            <w:sdtContent>
              <w:del w:author="Nguyễn Anh Kiệt" w:id="2" w:date="2025-04-23T17:56:21Z"/>
              <w:sdt>
                <w:sdtPr>
                  <w:id w:val="1075841601"/>
                  <w:tag w:val="goog_rdk_12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9954455"/>
        <w:tag w:val="goog_rdk_1302"/>
      </w:sdtPr>
      <w:sdtContent>
        <w:p w:rsidR="00000000" w:rsidDel="00000000" w:rsidP="00000000" w:rsidRDefault="00000000" w:rsidRPr="00000000" w14:paraId="0000015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24378533"/>
              <w:tag w:val="goog_rdk_1300"/>
            </w:sdtPr>
            <w:sdtContent>
              <w:del w:author="Nguyễn Anh Kiệt" w:id="2" w:date="2025-04-23T17:56:21Z"/>
              <w:sdt>
                <w:sdtPr>
                  <w:id w:val="-1369456790"/>
                  <w:tag w:val="goog_rdk_13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08001555"/>
        <w:tag w:val="goog_rdk_1305"/>
      </w:sdtPr>
      <w:sdtContent>
        <w:p w:rsidR="00000000" w:rsidDel="00000000" w:rsidP="00000000" w:rsidRDefault="00000000" w:rsidRPr="00000000" w14:paraId="0000015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87738206"/>
              <w:tag w:val="goog_rdk_1303"/>
            </w:sdtPr>
            <w:sdtContent>
              <w:del w:author="Nguyễn Anh Kiệt" w:id="2" w:date="2025-04-23T17:56:21Z"/>
              <w:sdt>
                <w:sdtPr>
                  <w:id w:val="576159330"/>
                  <w:tag w:val="goog_rdk_13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1.1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36528299"/>
        <w:tag w:val="goog_rdk_1308"/>
      </w:sdtPr>
      <w:sdtContent>
        <w:p w:rsidR="00000000" w:rsidDel="00000000" w:rsidP="00000000" w:rsidRDefault="00000000" w:rsidRPr="00000000" w14:paraId="0000015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00038239"/>
              <w:tag w:val="goog_rdk_1306"/>
            </w:sdtPr>
            <w:sdtContent>
              <w:del w:author="Nguyễn Anh Kiệt" w:id="2" w:date="2025-04-23T17:56:21Z"/>
              <w:sdt>
                <w:sdtPr>
                  <w:id w:val="575332105"/>
                  <w:tag w:val="goog_rdk_13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2.1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93537646"/>
        <w:tag w:val="goog_rdk_1311"/>
      </w:sdtPr>
      <w:sdtContent>
        <w:p w:rsidR="00000000" w:rsidDel="00000000" w:rsidP="00000000" w:rsidRDefault="00000000" w:rsidRPr="00000000" w14:paraId="0000016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14939637"/>
              <w:tag w:val="goog_rdk_1309"/>
            </w:sdtPr>
            <w:sdtContent>
              <w:del w:author="Nguyễn Anh Kiệt" w:id="2" w:date="2025-04-23T17:56:21Z"/>
              <w:sdt>
                <w:sdtPr>
                  <w:id w:val="1963925534"/>
                  <w:tag w:val="goog_rdk_13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RDT 1.0 tạo ra giả định gì về môi trường mạng?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555294"/>
        <w:tag w:val="goog_rdk_1314"/>
      </w:sdtPr>
      <w:sdtContent>
        <w:p w:rsidR="00000000" w:rsidDel="00000000" w:rsidP="00000000" w:rsidRDefault="00000000" w:rsidRPr="00000000" w14:paraId="0000016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4677139"/>
              <w:tag w:val="goog_rdk_1312"/>
            </w:sdtPr>
            <w:sdtContent>
              <w:del w:author="Nguyễn Anh Kiệt" w:id="2" w:date="2025-04-23T17:56:21Z"/>
              <w:sdt>
                <w:sdtPr>
                  <w:id w:val="563960373"/>
                  <w:tag w:val="goog_rdk_13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Không có lỗi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29186707"/>
        <w:tag w:val="goog_rdk_1317"/>
      </w:sdtPr>
      <w:sdtContent>
        <w:p w:rsidR="00000000" w:rsidDel="00000000" w:rsidP="00000000" w:rsidRDefault="00000000" w:rsidRPr="00000000" w14:paraId="0000016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26751654"/>
              <w:tag w:val="goog_rdk_1315"/>
            </w:sdtPr>
            <w:sdtContent>
              <w:del w:author="Nguyễn Anh Kiệt" w:id="2" w:date="2025-04-23T17:56:21Z"/>
              <w:sdt>
                <w:sdtPr>
                  <w:id w:val="-87522933"/>
                  <w:tag w:val="goog_rdk_13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Mất gói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97182876"/>
        <w:tag w:val="goog_rdk_1320"/>
      </w:sdtPr>
      <w:sdtContent>
        <w:p w:rsidR="00000000" w:rsidDel="00000000" w:rsidP="00000000" w:rsidRDefault="00000000" w:rsidRPr="00000000" w14:paraId="0000016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54518403"/>
              <w:tag w:val="goog_rdk_1318"/>
            </w:sdtPr>
            <w:sdtContent>
              <w:del w:author="Nguyễn Anh Kiệt" w:id="2" w:date="2025-04-23T17:56:21Z"/>
              <w:sdt>
                <w:sdtPr>
                  <w:id w:val="-1983825385"/>
                  <w:tag w:val="goog_rdk_13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dữ liệu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19442850"/>
        <w:tag w:val="goog_rdk_1323"/>
      </w:sdtPr>
      <w:sdtContent>
        <w:p w:rsidR="00000000" w:rsidDel="00000000" w:rsidP="00000000" w:rsidRDefault="00000000" w:rsidRPr="00000000" w14:paraId="0000016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04498608"/>
              <w:tag w:val="goog_rdk_1321"/>
            </w:sdtPr>
            <w:sdtContent>
              <w:del w:author="Nguyễn Anh Kiệt" w:id="2" w:date="2025-04-23T17:56:21Z"/>
              <w:sdt>
                <w:sdtPr>
                  <w:id w:val="357660653"/>
                  <w:tag w:val="goog_rdk_13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Mất gói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5197700"/>
        <w:tag w:val="goog_rdk_1326"/>
      </w:sdtPr>
      <w:sdtContent>
        <w:p w:rsidR="00000000" w:rsidDel="00000000" w:rsidP="00000000" w:rsidRDefault="00000000" w:rsidRPr="00000000" w14:paraId="0000016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11641737"/>
              <w:tag w:val="goog_rdk_1324"/>
            </w:sdtPr>
            <w:sdtContent>
              <w:del w:author="Nguyễn Anh Kiệt" w:id="2" w:date="2025-04-23T17:56:21Z"/>
              <w:sdt>
                <w:sdtPr>
                  <w:id w:val="-1762004068"/>
                  <w:tag w:val="goog_rdk_13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Giao thức RDT 2.1 giải quyết vấn đề gì trong RDT 2.0?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8307077"/>
        <w:tag w:val="goog_rdk_1329"/>
      </w:sdtPr>
      <w:sdtContent>
        <w:p w:rsidR="00000000" w:rsidDel="00000000" w:rsidP="00000000" w:rsidRDefault="00000000" w:rsidRPr="00000000" w14:paraId="0000016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78763533"/>
              <w:tag w:val="goog_rdk_1327"/>
            </w:sdtPr>
            <w:sdtContent>
              <w:del w:author="Nguyễn Anh Kiệt" w:id="2" w:date="2025-04-23T17:56:21Z"/>
              <w:sdt>
                <w:sdtPr>
                  <w:id w:val="-1436849331"/>
                  <w:tag w:val="goog_rdk_13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Phát hiện gói tin bị mất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820411"/>
        <w:tag w:val="goog_rdk_1332"/>
      </w:sdtPr>
      <w:sdtContent>
        <w:p w:rsidR="00000000" w:rsidDel="00000000" w:rsidP="00000000" w:rsidRDefault="00000000" w:rsidRPr="00000000" w14:paraId="0000016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23978666"/>
              <w:tag w:val="goog_rdk_1330"/>
            </w:sdtPr>
            <w:sdtContent>
              <w:del w:author="Nguyễn Anh Kiệt" w:id="2" w:date="2025-04-23T17:56:21Z"/>
              <w:sdt>
                <w:sdtPr>
                  <w:id w:val="-426395974"/>
                  <w:tag w:val="goog_rdk_13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Gói tin ACK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39445829"/>
        <w:tag w:val="goog_rdk_1335"/>
      </w:sdtPr>
      <w:sdtContent>
        <w:p w:rsidR="00000000" w:rsidDel="00000000" w:rsidP="00000000" w:rsidRDefault="00000000" w:rsidRPr="00000000" w14:paraId="0000016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0807809"/>
              <w:tag w:val="goog_rdk_1333"/>
            </w:sdtPr>
            <w:sdtContent>
              <w:del w:author="Nguyễn Anh Kiệt" w:id="2" w:date="2025-04-23T17:56:21Z"/>
              <w:sdt>
                <w:sdtPr>
                  <w:id w:val="-1668896839"/>
                  <w:tag w:val="goog_rdk_13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tin dữ liệu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51574972"/>
        <w:tag w:val="goog_rdk_1338"/>
      </w:sdtPr>
      <w:sdtContent>
        <w:p w:rsidR="00000000" w:rsidDel="00000000" w:rsidP="00000000" w:rsidRDefault="00000000" w:rsidRPr="00000000" w14:paraId="0000016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09891917"/>
              <w:tag w:val="goog_rdk_1336"/>
            </w:sdtPr>
            <w:sdtContent>
              <w:del w:author="Nguyễn Anh Kiệt" w:id="2" w:date="2025-04-23T17:56:21Z"/>
              <w:sdt>
                <w:sdtPr>
                  <w:id w:val="-1475166535"/>
                  <w:tag w:val="goog_rdk_13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Không có gói tin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62469429"/>
        <w:tag w:val="goog_rdk_1341"/>
      </w:sdtPr>
      <w:sdtContent>
        <w:p w:rsidR="00000000" w:rsidDel="00000000" w:rsidP="00000000" w:rsidRDefault="00000000" w:rsidRPr="00000000" w14:paraId="0000016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47075681"/>
              <w:tag w:val="goog_rdk_1339"/>
            </w:sdtPr>
            <w:sdtContent>
              <w:del w:author="Nguyễn Anh Kiệt" w:id="2" w:date="2025-04-23T17:56:21Z"/>
              <w:sdt>
                <w:sdtPr>
                  <w:id w:val="-572412962"/>
                  <w:tag w:val="goog_rdk_13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Trường hợp nào sau đây là một lợi ích của RDT 3.0 so với các phiên bản trước?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33372137"/>
        <w:tag w:val="goog_rdk_1344"/>
      </w:sdtPr>
      <w:sdtContent>
        <w:p w:rsidR="00000000" w:rsidDel="00000000" w:rsidP="00000000" w:rsidRDefault="00000000" w:rsidRPr="00000000" w14:paraId="0000016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17503530"/>
              <w:tag w:val="goog_rdk_1342"/>
            </w:sdtPr>
            <w:sdtContent>
              <w:del w:author="Nguyễn Anh Kiệt" w:id="2" w:date="2025-04-23T17:56:21Z"/>
              <w:sdt>
                <w:sdtPr>
                  <w:id w:val="-1573346788"/>
                  <w:tag w:val="goog_rdk_13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Gói dữ liệu lớn hơn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7313023"/>
        <w:tag w:val="goog_rdk_1347"/>
      </w:sdtPr>
      <w:sdtContent>
        <w:p w:rsidR="00000000" w:rsidDel="00000000" w:rsidP="00000000" w:rsidRDefault="00000000" w:rsidRPr="00000000" w14:paraId="0000016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66984328"/>
              <w:tag w:val="goog_rdk_1345"/>
            </w:sdtPr>
            <w:sdtContent>
              <w:del w:author="Nguyễn Anh Kiệt" w:id="2" w:date="2025-04-23T17:56:21Z"/>
              <w:sdt>
                <w:sdtPr>
                  <w:id w:val="1625061877"/>
                  <w:tag w:val="goog_rdk_13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Khả năng giữ kết nối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21966161"/>
        <w:tag w:val="goog_rdk_1350"/>
      </w:sdtPr>
      <w:sdtContent>
        <w:p w:rsidR="00000000" w:rsidDel="00000000" w:rsidP="00000000" w:rsidRDefault="00000000" w:rsidRPr="00000000" w14:paraId="0000016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6149389"/>
              <w:tag w:val="goog_rdk_1348"/>
            </w:sdtPr>
            <w:sdtContent>
              <w:del w:author="Nguyễn Anh Kiệt" w:id="2" w:date="2025-04-23T17:56:21Z"/>
              <w:sdt>
                <w:sdtPr>
                  <w:id w:val="-249191734"/>
                  <w:tag w:val="goog_rdk_13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Xử lý độ trễ và mất gói trong mạng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06895811"/>
        <w:tag w:val="goog_rdk_1353"/>
      </w:sdtPr>
      <w:sdtContent>
        <w:p w:rsidR="00000000" w:rsidDel="00000000" w:rsidP="00000000" w:rsidRDefault="00000000" w:rsidRPr="00000000" w14:paraId="0000016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36271662"/>
              <w:tag w:val="goog_rdk_1351"/>
            </w:sdtPr>
            <w:sdtContent>
              <w:del w:author="Nguyễn Anh Kiệt" w:id="2" w:date="2025-04-23T17:56:21Z"/>
              <w:sdt>
                <w:sdtPr>
                  <w:id w:val="1823467310"/>
                  <w:tag w:val="goog_rdk_13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Tốc độ truyền tin nhanh hơn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30268222"/>
        <w:tag w:val="goog_rdk_1356"/>
      </w:sdtPr>
      <w:sdtContent>
        <w:p w:rsidR="00000000" w:rsidDel="00000000" w:rsidP="00000000" w:rsidRDefault="00000000" w:rsidRPr="00000000" w14:paraId="0000016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45564601"/>
              <w:tag w:val="goog_rdk_1354"/>
            </w:sdtPr>
            <w:sdtContent>
              <w:del w:author="Nguyễn Anh Kiệt" w:id="2" w:date="2025-04-23T17:56:21Z"/>
              <w:sdt>
                <w:sdtPr>
                  <w:id w:val="-1571816025"/>
                  <w:tag w:val="goog_rdk_13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Giao thức RDT 2.2 khác gì so với RDT 2.1?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90996058"/>
        <w:tag w:val="goog_rdk_1359"/>
      </w:sdtPr>
      <w:sdtContent>
        <w:p w:rsidR="00000000" w:rsidDel="00000000" w:rsidP="00000000" w:rsidRDefault="00000000" w:rsidRPr="00000000" w14:paraId="0000017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0631107"/>
              <w:tag w:val="goog_rdk_1357"/>
            </w:sdtPr>
            <w:sdtContent>
              <w:del w:author="Nguyễn Anh Kiệt" w:id="2" w:date="2025-04-23T17:56:21Z"/>
              <w:sdt>
                <w:sdtPr>
                  <w:id w:val="439938145"/>
                  <w:tag w:val="goog_rdk_13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2.2 thêm cơ chế gửi lại gói tin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53901340"/>
        <w:tag w:val="goog_rdk_1362"/>
      </w:sdtPr>
      <w:sdtContent>
        <w:p w:rsidR="00000000" w:rsidDel="00000000" w:rsidP="00000000" w:rsidRDefault="00000000" w:rsidRPr="00000000" w14:paraId="0000017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91420603"/>
              <w:tag w:val="goog_rdk_1360"/>
            </w:sdtPr>
            <w:sdtContent>
              <w:del w:author="Nguyễn Anh Kiệt" w:id="2" w:date="2025-04-23T17:56:21Z"/>
              <w:sdt>
                <w:sdtPr>
                  <w:id w:val="-1820640490"/>
                  <w:tag w:val="goog_rdk_13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có thể xử lý tốt trong môi trường mạng với mất gói tin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63576198"/>
        <w:tag w:val="goog_rdk_1365"/>
      </w:sdtPr>
      <w:sdtContent>
        <w:p w:rsidR="00000000" w:rsidDel="00000000" w:rsidP="00000000" w:rsidRDefault="00000000" w:rsidRPr="00000000" w14:paraId="0000017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8556459"/>
              <w:tag w:val="goog_rdk_1363"/>
            </w:sdtPr>
            <w:sdtContent>
              <w:del w:author="Nguyễn Anh Kiệt" w:id="2" w:date="2025-04-23T17:56:21Z"/>
              <w:sdt>
                <w:sdtPr>
                  <w:id w:val="-28838533"/>
                  <w:tag w:val="goog_rdk_13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tin ACK của RDT 2.2 có số liệu chuỗi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35161060"/>
        <w:tag w:val="goog_rdk_1368"/>
      </w:sdtPr>
      <w:sdtContent>
        <w:p w:rsidR="00000000" w:rsidDel="00000000" w:rsidP="00000000" w:rsidRDefault="00000000" w:rsidRPr="00000000" w14:paraId="0000017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10311113"/>
              <w:tag w:val="goog_rdk_1366"/>
            </w:sdtPr>
            <w:sdtContent>
              <w:del w:author="Nguyễn Anh Kiệt" w:id="2" w:date="2025-04-23T17:56:21Z"/>
              <w:sdt>
                <w:sdtPr>
                  <w:id w:val="966884990"/>
                  <w:tag w:val="goog_rdk_13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2.2 không xử lý được trường hợp mất gói tin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27044160"/>
        <w:tag w:val="goog_rdk_1371"/>
      </w:sdtPr>
      <w:sdtContent>
        <w:p w:rsidR="00000000" w:rsidDel="00000000" w:rsidP="00000000" w:rsidRDefault="00000000" w:rsidRPr="00000000" w14:paraId="0000017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0131322"/>
              <w:tag w:val="goog_rdk_1369"/>
            </w:sdtPr>
            <w:sdtContent>
              <w:del w:author="Nguyễn Anh Kiệt" w:id="2" w:date="2025-04-23T17:56:21Z"/>
              <w:sdt>
                <w:sdtPr>
                  <w:id w:val="1180971410"/>
                  <w:tag w:val="goog_rdk_13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Trường hợp nào sau đây không được cải tiến trong RDT 3.0 so với các phiên bản trước?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00876007"/>
        <w:tag w:val="goog_rdk_1374"/>
      </w:sdtPr>
      <w:sdtContent>
        <w:p w:rsidR="00000000" w:rsidDel="00000000" w:rsidP="00000000" w:rsidRDefault="00000000" w:rsidRPr="00000000" w14:paraId="0000017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46468876"/>
              <w:tag w:val="goog_rdk_1372"/>
            </w:sdtPr>
            <w:sdtContent>
              <w:del w:author="Nguyễn Anh Kiệt" w:id="2" w:date="2025-04-23T17:56:21Z"/>
              <w:sdt>
                <w:sdtPr>
                  <w:id w:val="886101616"/>
                  <w:tag w:val="goog_rdk_13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Quản lý độ trễ mạng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72665486"/>
        <w:tag w:val="goog_rdk_1377"/>
      </w:sdtPr>
      <w:sdtContent>
        <w:p w:rsidR="00000000" w:rsidDel="00000000" w:rsidP="00000000" w:rsidRDefault="00000000" w:rsidRPr="00000000" w14:paraId="0000017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12216755"/>
              <w:tag w:val="goog_rdk_1375"/>
            </w:sdtPr>
            <w:sdtContent>
              <w:del w:author="Nguyễn Anh Kiệt" w:id="2" w:date="2025-04-23T17:56:21Z"/>
              <w:sdt>
                <w:sdtPr>
                  <w:id w:val="-855448845"/>
                  <w:tag w:val="goog_rdk_13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Xử lý mất gói tin dữ liệu và gói tin ACK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68767647"/>
        <w:tag w:val="goog_rdk_1380"/>
      </w:sdtPr>
      <w:sdtContent>
        <w:p w:rsidR="00000000" w:rsidDel="00000000" w:rsidP="00000000" w:rsidRDefault="00000000" w:rsidRPr="00000000" w14:paraId="0000017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97023920"/>
              <w:tag w:val="goog_rdk_1378"/>
            </w:sdtPr>
            <w:sdtContent>
              <w:del w:author="Nguyễn Anh Kiệt" w:id="2" w:date="2025-04-23T17:56:21Z"/>
              <w:sdt>
                <w:sdtPr>
                  <w:id w:val="-704869036"/>
                  <w:tag w:val="goog_rdk_13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Tạo giao thức tin cậy trong môi trường không đáng tin cậy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15600534"/>
        <w:tag w:val="goog_rdk_1383"/>
      </w:sdtPr>
      <w:sdtContent>
        <w:p w:rsidR="00000000" w:rsidDel="00000000" w:rsidP="00000000" w:rsidRDefault="00000000" w:rsidRPr="00000000" w14:paraId="0000017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99570877"/>
              <w:tag w:val="goog_rdk_1381"/>
            </w:sdtPr>
            <w:sdtContent>
              <w:del w:author="Nguyễn Anh Kiệt" w:id="2" w:date="2025-04-23T17:56:21Z"/>
              <w:sdt>
                <w:sdtPr>
                  <w:id w:val="-365777032"/>
                  <w:tag w:val="goog_rdk_13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Khả năng gửi các gói tin có kích thước lớn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14590190"/>
        <w:tag w:val="goog_rdk_1386"/>
      </w:sdtPr>
      <w:sdtContent>
        <w:p w:rsidR="00000000" w:rsidDel="00000000" w:rsidP="00000000" w:rsidRDefault="00000000" w:rsidRPr="00000000" w14:paraId="0000017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37535337"/>
              <w:tag w:val="goog_rdk_1384"/>
            </w:sdtPr>
            <w:sdtContent>
              <w:del w:author="Nguyễn Anh Kiệt" w:id="2" w:date="2025-04-23T17:56:21Z"/>
              <w:sdt>
                <w:sdtPr>
                  <w:id w:val="-71141270"/>
                  <w:tag w:val="goog_rdk_13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 Trong phiên bản nào của giao thức RDT, chúng ta thấy cơ chế gửi lại đầu tiên?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61720415"/>
        <w:tag w:val="goog_rdk_1389"/>
      </w:sdtPr>
      <w:sdtContent>
        <w:p w:rsidR="00000000" w:rsidDel="00000000" w:rsidP="00000000" w:rsidRDefault="00000000" w:rsidRPr="00000000" w14:paraId="0000017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59512694"/>
              <w:tag w:val="goog_rdk_1387"/>
            </w:sdtPr>
            <w:sdtContent>
              <w:del w:author="Nguyễn Anh Kiệt" w:id="2" w:date="2025-04-23T17:56:21Z"/>
              <w:sdt>
                <w:sdtPr>
                  <w:id w:val="96137109"/>
                  <w:tag w:val="goog_rdk_13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1572262"/>
        <w:tag w:val="goog_rdk_1392"/>
      </w:sdtPr>
      <w:sdtContent>
        <w:p w:rsidR="00000000" w:rsidDel="00000000" w:rsidP="00000000" w:rsidRDefault="00000000" w:rsidRPr="00000000" w14:paraId="0000017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3165712"/>
              <w:tag w:val="goog_rdk_1390"/>
            </w:sdtPr>
            <w:sdtContent>
              <w:del w:author="Nguyễn Anh Kiệt" w:id="2" w:date="2025-04-23T17:56:21Z"/>
              <w:sdt>
                <w:sdtPr>
                  <w:id w:val="-349943825"/>
                  <w:tag w:val="goog_rdk_13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49842304"/>
        <w:tag w:val="goog_rdk_1395"/>
      </w:sdtPr>
      <w:sdtContent>
        <w:p w:rsidR="00000000" w:rsidDel="00000000" w:rsidP="00000000" w:rsidRDefault="00000000" w:rsidRPr="00000000" w14:paraId="0000017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61621894"/>
              <w:tag w:val="goog_rdk_1393"/>
            </w:sdtPr>
            <w:sdtContent>
              <w:del w:author="Nguyễn Anh Kiệt" w:id="2" w:date="2025-04-23T17:56:21Z"/>
              <w:sdt>
                <w:sdtPr>
                  <w:id w:val="799997982"/>
                  <w:tag w:val="goog_rdk_13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18684517"/>
        <w:tag w:val="goog_rdk_1398"/>
      </w:sdtPr>
      <w:sdtContent>
        <w:p w:rsidR="00000000" w:rsidDel="00000000" w:rsidP="00000000" w:rsidRDefault="00000000" w:rsidRPr="00000000" w14:paraId="0000017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23488639"/>
              <w:tag w:val="goog_rdk_1396"/>
            </w:sdtPr>
            <w:sdtContent>
              <w:del w:author="Nguyễn Anh Kiệt" w:id="2" w:date="2025-04-23T17:56:21Z"/>
              <w:sdt>
                <w:sdtPr>
                  <w:id w:val="154458046"/>
                  <w:tag w:val="goog_rdk_13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79788062"/>
        <w:tag w:val="goog_rdk_1401"/>
      </w:sdtPr>
      <w:sdtContent>
        <w:p w:rsidR="00000000" w:rsidDel="00000000" w:rsidP="00000000" w:rsidRDefault="00000000" w:rsidRPr="00000000" w14:paraId="0000017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0345496"/>
              <w:tag w:val="goog_rdk_1399"/>
            </w:sdtPr>
            <w:sdtContent>
              <w:del w:author="Nguyễn Anh Kiệt" w:id="2" w:date="2025-04-23T17:56:21Z"/>
              <w:sdt>
                <w:sdtPr>
                  <w:id w:val="1148555306"/>
                  <w:tag w:val="goog_rdk_14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12: Khi nào giao thức RDT sẽ gửi lại gói tin?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83099181"/>
        <w:tag w:val="goog_rdk_1404"/>
      </w:sdtPr>
      <w:sdtContent>
        <w:p w:rsidR="00000000" w:rsidDel="00000000" w:rsidP="00000000" w:rsidRDefault="00000000" w:rsidRPr="00000000" w14:paraId="0000017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6835242"/>
              <w:tag w:val="goog_rdk_1402"/>
            </w:sdtPr>
            <w:sdtContent>
              <w:del w:author="Nguyễn Anh Kiệt" w:id="2" w:date="2025-04-23T17:56:21Z"/>
              <w:sdt>
                <w:sdtPr>
                  <w:id w:val="-1699119388"/>
                  <w:tag w:val="goog_rdk_14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Khi gói tin dữ liệu bị lỗi.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2728085"/>
        <w:tag w:val="goog_rdk_1407"/>
      </w:sdtPr>
      <w:sdtContent>
        <w:p w:rsidR="00000000" w:rsidDel="00000000" w:rsidP="00000000" w:rsidRDefault="00000000" w:rsidRPr="00000000" w14:paraId="0000018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38477356"/>
              <w:tag w:val="goog_rdk_1405"/>
            </w:sdtPr>
            <w:sdtContent>
              <w:del w:author="Nguyễn Anh Kiệt" w:id="2" w:date="2025-04-23T17:56:21Z"/>
              <w:sdt>
                <w:sdtPr>
                  <w:id w:val="1631842784"/>
                  <w:tag w:val="goog_rdk_14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Khi gói tin ACK bị lỗi.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69528238"/>
        <w:tag w:val="goog_rdk_1410"/>
      </w:sdtPr>
      <w:sdtContent>
        <w:p w:rsidR="00000000" w:rsidDel="00000000" w:rsidP="00000000" w:rsidRDefault="00000000" w:rsidRPr="00000000" w14:paraId="0000018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65925862"/>
              <w:tag w:val="goog_rdk_1408"/>
            </w:sdtPr>
            <w:sdtContent>
              <w:del w:author="Nguyễn Anh Kiệt" w:id="2" w:date="2025-04-23T17:56:21Z"/>
              <w:sdt>
                <w:sdtPr>
                  <w:id w:val="-289447980"/>
                  <w:tag w:val="goog_rdk_14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Khi không nhận được gói tin ACK trong khoảng thời gian chờ.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02407172"/>
        <w:tag w:val="goog_rdk_1413"/>
      </w:sdtPr>
      <w:sdtContent>
        <w:p w:rsidR="00000000" w:rsidDel="00000000" w:rsidP="00000000" w:rsidRDefault="00000000" w:rsidRPr="00000000" w14:paraId="0000018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98493964"/>
              <w:tag w:val="goog_rdk_1411"/>
            </w:sdtPr>
            <w:sdtContent>
              <w:del w:author="Nguyễn Anh Kiệt" w:id="2" w:date="2025-04-23T17:56:21Z"/>
              <w:sdt>
                <w:sdtPr>
                  <w:id w:val="-1374852119"/>
                  <w:tag w:val="goog_rdk_14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kết nối TCP bị ngắt.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21309328"/>
        <w:tag w:val="goog_rdk_1416"/>
      </w:sdtPr>
      <w:sdtContent>
        <w:p w:rsidR="00000000" w:rsidDel="00000000" w:rsidP="00000000" w:rsidRDefault="00000000" w:rsidRPr="00000000" w14:paraId="0000018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53503853"/>
              <w:tag w:val="goog_rdk_1414"/>
            </w:sdtPr>
            <w:sdtContent>
              <w:del w:author="Nguyễn Anh Kiệt" w:id="2" w:date="2025-04-23T17:56:21Z"/>
              <w:sdt>
                <w:sdtPr>
                  <w:id w:val="-1725646852"/>
                  <w:tag w:val="goog_rdk_14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13: Mô hình nào của giao thức RDT bắt đầu tính toán RTT (Round-Trip Time) để cải thiện thời gian chờ?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3034143"/>
        <w:tag w:val="goog_rdk_1419"/>
      </w:sdtPr>
      <w:sdtContent>
        <w:p w:rsidR="00000000" w:rsidDel="00000000" w:rsidP="00000000" w:rsidRDefault="00000000" w:rsidRPr="00000000" w14:paraId="0000018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34904324"/>
              <w:tag w:val="goog_rdk_1417"/>
            </w:sdtPr>
            <w:sdtContent>
              <w:del w:author="Nguyễn Anh Kiệt" w:id="2" w:date="2025-04-23T17:56:21Z"/>
              <w:sdt>
                <w:sdtPr>
                  <w:id w:val="-1041856813"/>
                  <w:tag w:val="goog_rdk_14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3244375"/>
        <w:tag w:val="goog_rdk_1422"/>
      </w:sdtPr>
      <w:sdtContent>
        <w:p w:rsidR="00000000" w:rsidDel="00000000" w:rsidP="00000000" w:rsidRDefault="00000000" w:rsidRPr="00000000" w14:paraId="0000018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52539366"/>
              <w:tag w:val="goog_rdk_1420"/>
            </w:sdtPr>
            <w:sdtContent>
              <w:del w:author="Nguyễn Anh Kiệt" w:id="2" w:date="2025-04-23T17:56:21Z"/>
              <w:sdt>
                <w:sdtPr>
                  <w:id w:val="-1575604259"/>
                  <w:tag w:val="goog_rdk_14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33429014"/>
        <w:tag w:val="goog_rdk_1426"/>
      </w:sdtPr>
      <w:sdtContent>
        <w:p w:rsidR="00000000" w:rsidDel="00000000" w:rsidP="00000000" w:rsidRDefault="00000000" w:rsidRPr="00000000" w14:paraId="0000018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7146754"/>
              <w:tag w:val="goog_rdk_1423"/>
            </w:sdtPr>
            <w:sdtContent>
              <w:del w:author="Nguyễn Anh Kiệt" w:id="2" w:date="2025-04-23T17:56:21Z"/>
              <w:sdt>
                <w:sdtPr>
                  <w:id w:val="651976628"/>
                  <w:tag w:val="goog_rdk_14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511386629"/>
                    <w:tag w:val="goog_rdk_142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1632051630"/>
        <w:tag w:val="goog_rdk_1429"/>
      </w:sdtPr>
      <w:sdtContent>
        <w:p w:rsidR="00000000" w:rsidDel="00000000" w:rsidP="00000000" w:rsidRDefault="00000000" w:rsidRPr="00000000" w14:paraId="0000018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13683836"/>
              <w:tag w:val="goog_rdk_1427"/>
            </w:sdtPr>
            <w:sdtContent>
              <w:del w:author="Nguyễn Anh Kiệt" w:id="2" w:date="2025-04-23T17:56:21Z"/>
              <w:sdt>
                <w:sdtPr>
                  <w:id w:val="10568111"/>
                  <w:tag w:val="goog_rdk_14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78558099"/>
        <w:tag w:val="goog_rdk_1432"/>
      </w:sdtPr>
      <w:sdtContent>
        <w:p w:rsidR="00000000" w:rsidDel="00000000" w:rsidP="00000000" w:rsidRDefault="00000000" w:rsidRPr="00000000" w14:paraId="0000018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35995813"/>
              <w:tag w:val="goog_rdk_1430"/>
            </w:sdtPr>
            <w:sdtContent>
              <w:del w:author="Nguyễn Anh Kiệt" w:id="2" w:date="2025-04-23T17:56:21Z"/>
              <w:sdt>
                <w:sdtPr>
                  <w:id w:val="-221842966"/>
                  <w:tag w:val="goog_rdk_14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 Phiên bản nào của giao thức RDT gia tăng số lượng gói dữ liệu có thể gửi trước khi phải đợi gói tin ACK (cửa sổ trượt)?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7689664"/>
        <w:tag w:val="goog_rdk_1435"/>
      </w:sdtPr>
      <w:sdtContent>
        <w:p w:rsidR="00000000" w:rsidDel="00000000" w:rsidP="00000000" w:rsidRDefault="00000000" w:rsidRPr="00000000" w14:paraId="0000018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36325581"/>
              <w:tag w:val="goog_rdk_1433"/>
            </w:sdtPr>
            <w:sdtContent>
              <w:del w:author="Nguyễn Anh Kiệt" w:id="2" w:date="2025-04-23T17:56:21Z"/>
              <w:sdt>
                <w:sdtPr>
                  <w:id w:val="198763289"/>
                  <w:tag w:val="goog_rdk_14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42883833"/>
        <w:tag w:val="goog_rdk_1438"/>
      </w:sdtPr>
      <w:sdtContent>
        <w:p w:rsidR="00000000" w:rsidDel="00000000" w:rsidP="00000000" w:rsidRDefault="00000000" w:rsidRPr="00000000" w14:paraId="0000018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44184862"/>
              <w:tag w:val="goog_rdk_1436"/>
            </w:sdtPr>
            <w:sdtContent>
              <w:del w:author="Nguyễn Anh Kiệt" w:id="2" w:date="2025-04-23T17:56:21Z"/>
              <w:sdt>
                <w:sdtPr>
                  <w:id w:val="602562649"/>
                  <w:tag w:val="goog_rdk_14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3.0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8663692"/>
        <w:tag w:val="goog_rdk_1441"/>
      </w:sdtPr>
      <w:sdtContent>
        <w:p w:rsidR="00000000" w:rsidDel="00000000" w:rsidP="00000000" w:rsidRDefault="00000000" w:rsidRPr="00000000" w14:paraId="0000018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81583762"/>
              <w:tag w:val="goog_rdk_1439"/>
            </w:sdtPr>
            <w:sdtContent>
              <w:del w:author="Nguyễn Anh Kiệt" w:id="2" w:date="2025-04-23T17:56:21Z"/>
              <w:sdt>
                <w:sdtPr>
                  <w:id w:val="-572249806"/>
                  <w:tag w:val="goog_rdk_14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69589626"/>
        <w:tag w:val="goog_rdk_1444"/>
      </w:sdtPr>
      <w:sdtContent>
        <w:p w:rsidR="00000000" w:rsidDel="00000000" w:rsidP="00000000" w:rsidRDefault="00000000" w:rsidRPr="00000000" w14:paraId="0000018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16122894"/>
              <w:tag w:val="goog_rdk_1442"/>
            </w:sdtPr>
            <w:sdtContent>
              <w:del w:author="Nguyễn Anh Kiệt" w:id="2" w:date="2025-04-23T17:56:21Z"/>
              <w:sdt>
                <w:sdtPr>
                  <w:id w:val="-20474278"/>
                  <w:tag w:val="goog_rdk_14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1.0.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94535311"/>
        <w:tag w:val="goog_rdk_1447"/>
      </w:sdtPr>
      <w:sdtContent>
        <w:p w:rsidR="00000000" w:rsidDel="00000000" w:rsidP="00000000" w:rsidRDefault="00000000" w:rsidRPr="00000000" w14:paraId="0000018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60586251"/>
              <w:tag w:val="goog_rdk_1445"/>
            </w:sdtPr>
            <w:sdtContent>
              <w:del w:author="Nguyễn Anh Kiệt" w:id="2" w:date="2025-04-23T17:56:21Z"/>
              <w:sdt>
                <w:sdtPr>
                  <w:id w:val="1925190399"/>
                  <w:tag w:val="goog_rdk_14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15: Trong phiên bản nào của RDT có cơ chế nén gói tin?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79131757"/>
        <w:tag w:val="goog_rdk_1450"/>
      </w:sdtPr>
      <w:sdtContent>
        <w:p w:rsidR="00000000" w:rsidDel="00000000" w:rsidP="00000000" w:rsidRDefault="00000000" w:rsidRPr="00000000" w14:paraId="0000018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76459799"/>
              <w:tag w:val="goog_rdk_1448"/>
            </w:sdtPr>
            <w:sdtContent>
              <w:del w:author="Nguyễn Anh Kiệt" w:id="2" w:date="2025-04-23T17:56:21Z"/>
              <w:sdt>
                <w:sdtPr>
                  <w:id w:val="1836900513"/>
                  <w:tag w:val="goog_rdk_14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80317673"/>
        <w:tag w:val="goog_rdk_1453"/>
      </w:sdtPr>
      <w:sdtContent>
        <w:p w:rsidR="00000000" w:rsidDel="00000000" w:rsidP="00000000" w:rsidRDefault="00000000" w:rsidRPr="00000000" w14:paraId="0000018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40189708"/>
              <w:tag w:val="goog_rdk_1451"/>
            </w:sdtPr>
            <w:sdtContent>
              <w:del w:author="Nguyễn Anh Kiệt" w:id="2" w:date="2025-04-23T17:56:21Z"/>
              <w:sdt>
                <w:sdtPr>
                  <w:id w:val="-2004013464"/>
                  <w:tag w:val="goog_rdk_14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5772508"/>
        <w:tag w:val="goog_rdk_1456"/>
      </w:sdtPr>
      <w:sdtContent>
        <w:p w:rsidR="00000000" w:rsidDel="00000000" w:rsidP="00000000" w:rsidRDefault="00000000" w:rsidRPr="00000000" w14:paraId="0000019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22779838"/>
              <w:tag w:val="goog_rdk_1454"/>
            </w:sdtPr>
            <w:sdtContent>
              <w:del w:author="Nguyễn Anh Kiệt" w:id="2" w:date="2025-04-23T17:56:21Z"/>
              <w:sdt>
                <w:sdtPr>
                  <w:id w:val="-1615298416"/>
                  <w:tag w:val="goog_rdk_14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3.0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63408285"/>
        <w:tag w:val="goog_rdk_1459"/>
      </w:sdtPr>
      <w:sdtContent>
        <w:p w:rsidR="00000000" w:rsidDel="00000000" w:rsidP="00000000" w:rsidRDefault="00000000" w:rsidRPr="00000000" w14:paraId="0000019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54501231"/>
              <w:tag w:val="goog_rdk_1457"/>
            </w:sdtPr>
            <w:sdtContent>
              <w:del w:author="Nguyễn Anh Kiệt" w:id="2" w:date="2025-04-23T17:56:21Z"/>
              <w:sdt>
                <w:sdtPr>
                  <w:id w:val="1888314699"/>
                  <w:tag w:val="goog_rdk_14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không có cơ chế nén gói tin.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45670668"/>
        <w:tag w:val="goog_rdk_1462"/>
      </w:sdtPr>
      <w:sdtContent>
        <w:p w:rsidR="00000000" w:rsidDel="00000000" w:rsidP="00000000" w:rsidRDefault="00000000" w:rsidRPr="00000000" w14:paraId="0000019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99804788"/>
              <w:tag w:val="goog_rdk_1460"/>
            </w:sdtPr>
            <w:sdtContent>
              <w:del w:author="Nguyễn Anh Kiệt" w:id="2" w:date="2025-04-23T17:56:21Z"/>
              <w:sdt>
                <w:sdtPr>
                  <w:id w:val="-1348436690"/>
                  <w:tag w:val="goog_rdk_14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16: Gói tin ACK của giao thức RDT đề cập đến gói dữ liệu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61547020"/>
        <w:tag w:val="goog_rdk_1465"/>
      </w:sdtPr>
      <w:sdtContent>
        <w:p w:rsidR="00000000" w:rsidDel="00000000" w:rsidP="00000000" w:rsidRDefault="00000000" w:rsidRPr="00000000" w14:paraId="0000019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05426103"/>
              <w:tag w:val="goog_rdk_1463"/>
            </w:sdtPr>
            <w:sdtContent>
              <w:del w:author="Nguyễn Anh Kiệt" w:id="2" w:date="2025-04-23T17:56:21Z"/>
              <w:sdt>
                <w:sdtPr>
                  <w:id w:val="1530253154"/>
                  <w:tag w:val="goog_rdk_14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Gói dữ liệu cuối cùng đã nhận được.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61951540"/>
        <w:tag w:val="goog_rdk_1468"/>
      </w:sdtPr>
      <w:sdtContent>
        <w:p w:rsidR="00000000" w:rsidDel="00000000" w:rsidP="00000000" w:rsidRDefault="00000000" w:rsidRPr="00000000" w14:paraId="0000019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06626615"/>
              <w:tag w:val="goog_rdk_1466"/>
            </w:sdtPr>
            <w:sdtContent>
              <w:del w:author="Nguyễn Anh Kiệt" w:id="2" w:date="2025-04-23T17:56:21Z"/>
              <w:sdt>
                <w:sdtPr>
                  <w:id w:val="-1873907042"/>
                  <w:tag w:val="goog_rdk_14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Gói dữ liệu sau cùng đã gửi 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1205746"/>
        <w:tag w:val="goog_rdk_1471"/>
      </w:sdtPr>
      <w:sdtContent>
        <w:p w:rsidR="00000000" w:rsidDel="00000000" w:rsidP="00000000" w:rsidRDefault="00000000" w:rsidRPr="00000000" w14:paraId="0000019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33990247"/>
              <w:tag w:val="goog_rdk_1469"/>
            </w:sdtPr>
            <w:sdtContent>
              <w:del w:author="Nguyễn Anh Kiệt" w:id="2" w:date="2025-04-23T17:56:21Z"/>
              <w:sdt>
                <w:sdtPr>
                  <w:id w:val="206864713"/>
                  <w:tag w:val="goog_rdk_14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dữ liệu đầu tiên đã gửi 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15006233"/>
        <w:tag w:val="goog_rdk_1474"/>
      </w:sdtPr>
      <w:sdtContent>
        <w:p w:rsidR="00000000" w:rsidDel="00000000" w:rsidP="00000000" w:rsidRDefault="00000000" w:rsidRPr="00000000" w14:paraId="0000019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51054100"/>
              <w:tag w:val="goog_rdk_1472"/>
            </w:sdtPr>
            <w:sdtContent>
              <w:del w:author="Nguyễn Anh Kiệt" w:id="2" w:date="2025-04-23T17:56:21Z"/>
              <w:sdt>
                <w:sdtPr>
                  <w:id w:val="-757112243"/>
                  <w:tag w:val="goog_rdk_14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Gói dữ liệu sắp được gửi 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22386288"/>
        <w:tag w:val="goog_rdk_1477"/>
      </w:sdtPr>
      <w:sdtContent>
        <w:p w:rsidR="00000000" w:rsidDel="00000000" w:rsidP="00000000" w:rsidRDefault="00000000" w:rsidRPr="00000000" w14:paraId="0000019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11220844"/>
              <w:tag w:val="goog_rdk_1475"/>
            </w:sdtPr>
            <w:sdtContent>
              <w:del w:author="Nguyễn Anh Kiệt" w:id="2" w:date="2025-04-23T17:56:21Z"/>
              <w:sdt>
                <w:sdtPr>
                  <w:id w:val="608853312"/>
                  <w:tag w:val="goog_rdk_14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2417516"/>
        <w:tag w:val="goog_rdk_1480"/>
      </w:sdtPr>
      <w:sdtContent>
        <w:p w:rsidR="00000000" w:rsidDel="00000000" w:rsidP="00000000" w:rsidRDefault="00000000" w:rsidRPr="00000000" w14:paraId="0000019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52853620"/>
              <w:tag w:val="goog_rdk_1478"/>
            </w:sdtPr>
            <w:sdtContent>
              <w:del w:author="Nguyễn Anh Kiệt" w:id="2" w:date="2025-04-23T17:56:21Z"/>
              <w:sdt>
                <w:sdtPr>
                  <w:id w:val="253199117"/>
                  <w:tag w:val="goog_rdk_14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17: Giao thức RDT nào có thể giải quyết vấn đề nếu gói tin ACK bị mất?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81643737"/>
        <w:tag w:val="goog_rdk_1483"/>
      </w:sdtPr>
      <w:sdtContent>
        <w:p w:rsidR="00000000" w:rsidDel="00000000" w:rsidP="00000000" w:rsidRDefault="00000000" w:rsidRPr="00000000" w14:paraId="0000019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24025850"/>
              <w:tag w:val="goog_rdk_1481"/>
            </w:sdtPr>
            <w:sdtContent>
              <w:del w:author="Nguyễn Anh Kiệt" w:id="2" w:date="2025-04-23T17:56:21Z"/>
              <w:sdt>
                <w:sdtPr>
                  <w:id w:val="1800987285"/>
                  <w:tag w:val="goog_rdk_14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30522400"/>
        <w:tag w:val="goog_rdk_1486"/>
      </w:sdtPr>
      <w:sdtContent>
        <w:p w:rsidR="00000000" w:rsidDel="00000000" w:rsidP="00000000" w:rsidRDefault="00000000" w:rsidRPr="00000000" w14:paraId="0000019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77904656"/>
              <w:tag w:val="goog_rdk_1484"/>
            </w:sdtPr>
            <w:sdtContent>
              <w:del w:author="Nguyễn Anh Kiệt" w:id="2" w:date="2025-04-23T17:56:21Z"/>
              <w:sdt>
                <w:sdtPr>
                  <w:id w:val="-57012085"/>
                  <w:tag w:val="goog_rdk_14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77278144"/>
        <w:tag w:val="goog_rdk_1489"/>
      </w:sdtPr>
      <w:sdtContent>
        <w:p w:rsidR="00000000" w:rsidDel="00000000" w:rsidP="00000000" w:rsidRDefault="00000000" w:rsidRPr="00000000" w14:paraId="0000019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83010992"/>
              <w:tag w:val="goog_rdk_1487"/>
            </w:sdtPr>
            <w:sdtContent>
              <w:del w:author="Nguyễn Anh Kiệt" w:id="2" w:date="2025-04-23T17:56:21Z"/>
              <w:sdt>
                <w:sdtPr>
                  <w:id w:val="-872153670"/>
                  <w:tag w:val="goog_rdk_14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46781945"/>
        <w:tag w:val="goog_rdk_1492"/>
      </w:sdtPr>
      <w:sdtContent>
        <w:p w:rsidR="00000000" w:rsidDel="00000000" w:rsidP="00000000" w:rsidRDefault="00000000" w:rsidRPr="00000000" w14:paraId="0000019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60089564"/>
              <w:tag w:val="goog_rdk_1490"/>
            </w:sdtPr>
            <w:sdtContent>
              <w:del w:author="Nguyễn Anh Kiệt" w:id="2" w:date="2025-04-23T17:56:21Z"/>
              <w:sdt>
                <w:sdtPr>
                  <w:id w:val="-1984619425"/>
                  <w:tag w:val="goog_rdk_14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95579045"/>
        <w:tag w:val="goog_rdk_1495"/>
      </w:sdtPr>
      <w:sdtContent>
        <w:p w:rsidR="00000000" w:rsidDel="00000000" w:rsidP="00000000" w:rsidRDefault="00000000" w:rsidRPr="00000000" w14:paraId="0000019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72605810"/>
              <w:tag w:val="goog_rdk_1493"/>
            </w:sdtPr>
            <w:sdtContent>
              <w:del w:author="Nguyễn Anh Kiệt" w:id="2" w:date="2025-04-23T17:56:21Z"/>
              <w:sdt>
                <w:sdtPr>
                  <w:id w:val="-376973215"/>
                  <w:tag w:val="goog_rdk_14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Cơ chế thời gian chờ và gửi lại trong giao thức RDT được áp dụng từ phiên bản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14411002"/>
        <w:tag w:val="goog_rdk_1498"/>
      </w:sdtPr>
      <w:sdtContent>
        <w:p w:rsidR="00000000" w:rsidDel="00000000" w:rsidP="00000000" w:rsidRDefault="00000000" w:rsidRPr="00000000" w14:paraId="0000019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97863023"/>
              <w:tag w:val="goog_rdk_1496"/>
            </w:sdtPr>
            <w:sdtContent>
              <w:del w:author="Nguyễn Anh Kiệt" w:id="2" w:date="2025-04-23T17:56:21Z"/>
              <w:sdt>
                <w:sdtPr>
                  <w:id w:val="2093046849"/>
                  <w:tag w:val="goog_rdk_14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69980961"/>
        <w:tag w:val="goog_rdk_1501"/>
      </w:sdtPr>
      <w:sdtContent>
        <w:p w:rsidR="00000000" w:rsidDel="00000000" w:rsidP="00000000" w:rsidRDefault="00000000" w:rsidRPr="00000000" w14:paraId="0000019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00208450"/>
              <w:tag w:val="goog_rdk_1499"/>
            </w:sdtPr>
            <w:sdtContent>
              <w:del w:author="Nguyễn Anh Kiệt" w:id="2" w:date="2025-04-23T17:56:21Z"/>
              <w:sdt>
                <w:sdtPr>
                  <w:id w:val="2137172380"/>
                  <w:tag w:val="goog_rdk_15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54583847"/>
        <w:tag w:val="goog_rdk_1504"/>
      </w:sdtPr>
      <w:sdtContent>
        <w:p w:rsidR="00000000" w:rsidDel="00000000" w:rsidP="00000000" w:rsidRDefault="00000000" w:rsidRPr="00000000" w14:paraId="000001A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61647258"/>
              <w:tag w:val="goog_rdk_1502"/>
            </w:sdtPr>
            <w:sdtContent>
              <w:del w:author="Nguyễn Anh Kiệt" w:id="2" w:date="2025-04-23T17:56:21Z"/>
              <w:sdt>
                <w:sdtPr>
                  <w:id w:val="1830157557"/>
                  <w:tag w:val="goog_rdk_15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48192155"/>
        <w:tag w:val="goog_rdk_1507"/>
      </w:sdtPr>
      <w:sdtContent>
        <w:p w:rsidR="00000000" w:rsidDel="00000000" w:rsidP="00000000" w:rsidRDefault="00000000" w:rsidRPr="00000000" w14:paraId="000001A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69522193"/>
              <w:tag w:val="goog_rdk_1505"/>
            </w:sdtPr>
            <w:sdtContent>
              <w:del w:author="Nguyễn Anh Kiệt" w:id="2" w:date="2025-04-23T17:56:21Z"/>
              <w:sdt>
                <w:sdtPr>
                  <w:id w:val="-151878170"/>
                  <w:tag w:val="goog_rdk_15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01269895"/>
        <w:tag w:val="goog_rdk_1510"/>
      </w:sdtPr>
      <w:sdtContent>
        <w:p w:rsidR="00000000" w:rsidDel="00000000" w:rsidP="00000000" w:rsidRDefault="00000000" w:rsidRPr="00000000" w14:paraId="000001A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65852686"/>
              <w:tag w:val="goog_rdk_1508"/>
            </w:sdtPr>
            <w:sdtContent>
              <w:del w:author="Nguyễn Anh Kiệt" w:id="2" w:date="2025-04-23T17:56:21Z"/>
              <w:sdt>
                <w:sdtPr>
                  <w:id w:val="546336304"/>
                  <w:tag w:val="goog_rdk_15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19: Giao thức RDT nào cung cấp dịch vụ giao hàng tin cậy?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95829395"/>
        <w:tag w:val="goog_rdk_1513"/>
      </w:sdtPr>
      <w:sdtContent>
        <w:p w:rsidR="00000000" w:rsidDel="00000000" w:rsidP="00000000" w:rsidRDefault="00000000" w:rsidRPr="00000000" w14:paraId="000001A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31545593"/>
              <w:tag w:val="goog_rdk_1511"/>
            </w:sdtPr>
            <w:sdtContent>
              <w:del w:author="Nguyễn Anh Kiệt" w:id="2" w:date="2025-04-23T17:56:21Z"/>
              <w:sdt>
                <w:sdtPr>
                  <w:id w:val="-534303084"/>
                  <w:tag w:val="goog_rdk_15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24034549"/>
        <w:tag w:val="goog_rdk_1516"/>
      </w:sdtPr>
      <w:sdtContent>
        <w:p w:rsidR="00000000" w:rsidDel="00000000" w:rsidP="00000000" w:rsidRDefault="00000000" w:rsidRPr="00000000" w14:paraId="000001A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39436285"/>
              <w:tag w:val="goog_rdk_1514"/>
            </w:sdtPr>
            <w:sdtContent>
              <w:del w:author="Nguyễn Anh Kiệt" w:id="2" w:date="2025-04-23T17:56:21Z"/>
              <w:sdt>
                <w:sdtPr>
                  <w:id w:val="-1699727644"/>
                  <w:tag w:val="goog_rdk_15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78427587"/>
        <w:tag w:val="goog_rdk_1519"/>
      </w:sdtPr>
      <w:sdtContent>
        <w:p w:rsidR="00000000" w:rsidDel="00000000" w:rsidP="00000000" w:rsidRDefault="00000000" w:rsidRPr="00000000" w14:paraId="000001A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24985227"/>
              <w:tag w:val="goog_rdk_1517"/>
            </w:sdtPr>
            <w:sdtContent>
              <w:del w:author="Nguyễn Anh Kiệt" w:id="2" w:date="2025-04-23T17:56:21Z"/>
              <w:sdt>
                <w:sdtPr>
                  <w:id w:val="977789631"/>
                  <w:tag w:val="goog_rdk_15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54311062"/>
        <w:tag w:val="goog_rdk_1522"/>
      </w:sdtPr>
      <w:sdtContent>
        <w:p w:rsidR="00000000" w:rsidDel="00000000" w:rsidP="00000000" w:rsidRDefault="00000000" w:rsidRPr="00000000" w14:paraId="000001A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98294937"/>
              <w:tag w:val="goog_rdk_1520"/>
            </w:sdtPr>
            <w:sdtContent>
              <w:del w:author="Nguyễn Anh Kiệt" w:id="2" w:date="2025-04-23T17:56:21Z"/>
              <w:sdt>
                <w:sdtPr>
                  <w:id w:val="1783022189"/>
                  <w:tag w:val="goog_rdk_15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61738436"/>
        <w:tag w:val="goog_rdk_1525"/>
      </w:sdtPr>
      <w:sdtContent>
        <w:p w:rsidR="00000000" w:rsidDel="00000000" w:rsidP="00000000" w:rsidRDefault="00000000" w:rsidRPr="00000000" w14:paraId="000001A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34789142"/>
              <w:tag w:val="goog_rdk_1523"/>
            </w:sdtPr>
            <w:sdtContent>
              <w:del w:author="Nguyễn Anh Kiệt" w:id="2" w:date="2025-04-23T17:56:21Z"/>
              <w:sdt>
                <w:sdtPr>
                  <w:id w:val="-1177735604"/>
                  <w:tag w:val="goog_rdk_15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20: Gói dữ liệu trong giao thức RDT được xác nhận theo thứ tự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17058975"/>
        <w:tag w:val="goog_rdk_1528"/>
      </w:sdtPr>
      <w:sdtContent>
        <w:p w:rsidR="00000000" w:rsidDel="00000000" w:rsidP="00000000" w:rsidRDefault="00000000" w:rsidRPr="00000000" w14:paraId="000001A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66614581"/>
              <w:tag w:val="goog_rdk_1526"/>
            </w:sdtPr>
            <w:sdtContent>
              <w:del w:author="Nguyễn Anh Kiệt" w:id="2" w:date="2025-04-23T17:56:21Z"/>
              <w:sdt>
                <w:sdtPr>
                  <w:id w:val="45822222"/>
                  <w:tag w:val="goog_rdk_15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theo thứ tự ngược lại.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97328892"/>
        <w:tag w:val="goog_rdk_1531"/>
      </w:sdtPr>
      <w:sdtContent>
        <w:p w:rsidR="00000000" w:rsidDel="00000000" w:rsidP="00000000" w:rsidRDefault="00000000" w:rsidRPr="00000000" w14:paraId="000001A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69323930"/>
              <w:tag w:val="goog_rdk_1529"/>
            </w:sdtPr>
            <w:sdtContent>
              <w:del w:author="Nguyễn Anh Kiệt" w:id="2" w:date="2025-04-23T17:56:21Z"/>
              <w:sdt>
                <w:sdtPr>
                  <w:id w:val="2018425524"/>
                  <w:tag w:val="goog_rdk_15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theo thứ tự ngẫu nhiên.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5416935"/>
        <w:tag w:val="goog_rdk_1534"/>
      </w:sdtPr>
      <w:sdtContent>
        <w:p w:rsidR="00000000" w:rsidDel="00000000" w:rsidP="00000000" w:rsidRDefault="00000000" w:rsidRPr="00000000" w14:paraId="000001A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3244637"/>
              <w:tag w:val="goog_rdk_1532"/>
            </w:sdtPr>
            <w:sdtContent>
              <w:del w:author="Nguyễn Anh Kiệt" w:id="2" w:date="2025-04-23T17:56:21Z"/>
              <w:sdt>
                <w:sdtPr>
                  <w:id w:val="769796385"/>
                  <w:tag w:val="goog_rdk_15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không theo thứ tự.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1053587"/>
        <w:tag w:val="goog_rdk_1537"/>
      </w:sdtPr>
      <w:sdtContent>
        <w:p w:rsidR="00000000" w:rsidDel="00000000" w:rsidP="00000000" w:rsidRDefault="00000000" w:rsidRPr="00000000" w14:paraId="000001A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37663653"/>
              <w:tag w:val="goog_rdk_1535"/>
            </w:sdtPr>
            <w:sdtContent>
              <w:del w:author="Nguyễn Anh Kiệt" w:id="2" w:date="2025-04-23T17:56:21Z"/>
              <w:sdt>
                <w:sdtPr>
                  <w:id w:val="-1148903898"/>
                  <w:tag w:val="goog_rdk_15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theo thứ tự đã gửi.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1458997"/>
        <w:tag w:val="goog_rdk_1540"/>
      </w:sdtPr>
      <w:sdtContent>
        <w:p w:rsidR="00000000" w:rsidDel="00000000" w:rsidP="00000000" w:rsidRDefault="00000000" w:rsidRPr="00000000" w14:paraId="000001A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76598712"/>
              <w:tag w:val="goog_rdk_1538"/>
            </w:sdtPr>
            <w:sdtContent>
              <w:del w:author="Nguyễn Anh Kiệt" w:id="2" w:date="2025-04-23T17:56:21Z"/>
              <w:sdt>
                <w:sdtPr>
                  <w:id w:val="-479615553"/>
                  <w:tag w:val="goog_rdk_15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91873846"/>
        <w:tag w:val="goog_rdk_1543"/>
      </w:sdtPr>
      <w:sdtContent>
        <w:p w:rsidR="00000000" w:rsidDel="00000000" w:rsidP="00000000" w:rsidRDefault="00000000" w:rsidRPr="00000000" w14:paraId="000001A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5665055"/>
              <w:tag w:val="goog_rdk_1541"/>
            </w:sdtPr>
            <w:sdtContent>
              <w:del w:author="Nguyễn Anh Kiệt" w:id="2" w:date="2025-04-23T17:56:21Z"/>
              <w:sdt>
                <w:sdtPr>
                  <w:id w:val="-1067471717"/>
                  <w:tag w:val="goog_rdk_15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65338453"/>
        <w:tag w:val="goog_rdk_1546"/>
      </w:sdtPr>
      <w:sdtContent>
        <w:p w:rsidR="00000000" w:rsidDel="00000000" w:rsidP="00000000" w:rsidRDefault="00000000" w:rsidRPr="00000000" w14:paraId="000001A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346671034"/>
              <w:tag w:val="goog_rdk_1544"/>
            </w:sdtPr>
            <w:sdtContent>
              <w:del w:author="Nguyễn Anh Kiệt" w:id="2" w:date="2025-04-23T17:56:21Z"/>
              <w:sdt>
                <w:sdtPr>
                  <w:id w:val="316196632"/>
                  <w:tag w:val="goog_rdk_15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9023573"/>
        <w:tag w:val="goog_rdk_1549"/>
      </w:sdtPr>
      <w:sdtContent>
        <w:p w:rsidR="00000000" w:rsidDel="00000000" w:rsidP="00000000" w:rsidRDefault="00000000" w:rsidRPr="00000000" w14:paraId="000001A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ind w:left="992" w:firstLine="0"/>
                <w:jc w:val="both"/>
              </w:pPr>
            </w:pPrChange>
          </w:pPr>
          <w:sdt>
            <w:sdtPr>
              <w:id w:val="-1015138665"/>
              <w:tag w:val="goog_rdk_1547"/>
            </w:sdtPr>
            <w:sdtContent>
              <w:del w:author="Nguyễn Anh Kiệt" w:id="2" w:date="2025-04-23T17:56:21Z"/>
              <w:sdt>
                <w:sdtPr>
                  <w:id w:val="-1221703911"/>
                  <w:tag w:val="goog_rdk_15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46922850"/>
        <w:tag w:val="goog_rdk_1552"/>
      </w:sdtPr>
      <w:sdtContent>
        <w:p w:rsidR="00000000" w:rsidDel="00000000" w:rsidP="00000000" w:rsidRDefault="00000000" w:rsidRPr="00000000" w14:paraId="000001B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1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after="0" w:before="0" w:line="276" w:lineRule="auto"/>
                <w:ind w:left="1712" w:right="0" w:firstLine="0"/>
                <w:jc w:val="both"/>
              </w:pPr>
            </w:pPrChange>
          </w:pPr>
          <w:sdt>
            <w:sdtPr>
              <w:id w:val="-1993163279"/>
              <w:tag w:val="goog_rdk_1550"/>
            </w:sdtPr>
            <w:sdtContent>
              <w:del w:author="Nguyễn Anh Kiệt" w:id="2" w:date="2025-04-23T17:56:21Z"/>
              <w:sdt>
                <w:sdtPr>
                  <w:id w:val="757310215"/>
                  <w:tag w:val="goog_rdk_15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19253042"/>
        <w:tag w:val="goog_rdk_1555"/>
      </w:sdtPr>
      <w:sdtContent>
        <w:p w:rsidR="00000000" w:rsidDel="00000000" w:rsidP="00000000" w:rsidRDefault="00000000" w:rsidRPr="00000000" w14:paraId="000001B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ind w:left="992" w:firstLine="0"/>
                <w:jc w:val="both"/>
              </w:pPr>
            </w:pPrChange>
          </w:pPr>
          <w:sdt>
            <w:sdtPr>
              <w:id w:val="-580892315"/>
              <w:tag w:val="goog_rdk_1553"/>
            </w:sdtPr>
            <w:sdtContent>
              <w:del w:author="Nguyễn Anh Kiệt" w:id="2" w:date="2025-04-23T17:56:21Z"/>
              <w:sdt>
                <w:sdtPr>
                  <w:id w:val="1574906919"/>
                  <w:tag w:val="goog_rdk_15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49316485"/>
        <w:tag w:val="goog_rdk_1558"/>
      </w:sdtPr>
      <w:sdtContent>
        <w:p w:rsidR="00000000" w:rsidDel="00000000" w:rsidP="00000000" w:rsidRDefault="00000000" w:rsidRPr="00000000" w14:paraId="000001B2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spacing w:line="276" w:lineRule="auto"/>
                <w:ind w:left="992" w:firstLine="0"/>
              </w:pPr>
            </w:pPrChange>
          </w:pPr>
          <w:sdt>
            <w:sdtPr>
              <w:id w:val="-1930870287"/>
              <w:tag w:val="goog_rdk_1556"/>
            </w:sdtPr>
            <w:sdtContent>
              <w:del w:author="Nguyễn Anh Kiệt" w:id="2" w:date="2025-04-23T17:56:21Z"/>
              <w:sdt>
                <w:sdtPr>
                  <w:id w:val="2060653721"/>
                  <w:tag w:val="goog_rdk_15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47691058"/>
        <w:tag w:val="goog_rdk_1560"/>
      </w:sdtPr>
      <w:sdtContent>
        <w:p w:rsidR="00000000" w:rsidDel="00000000" w:rsidP="00000000" w:rsidRDefault="00000000" w:rsidRPr="00000000" w14:paraId="000001B3">
          <w:pPr>
            <w:rPr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</w:pPr>
          <w:sdt>
            <w:sdtPr>
              <w:id w:val="-2089810153"/>
              <w:tag w:val="goog_rdk_155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  <w:sectPrChange w:author="Quân Hoàng" w:id="0" w:date="2025-11-02T09:35:08Z">
        <w:sectPr w:rsidR="000000" w:rsidDel="000000" w:rsidRPr="000000" w:rsidSect="000000">
          <w:pgMar w:bottom="1440" w:top="1440" w:left="1440" w:right="1440" w:header="708" w:footer="708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435919538"/>
      <w:tag w:val="goog_rdk_1565"/>
    </w:sdtPr>
    <w:sdtContent>
      <w:p w:rsidR="00000000" w:rsidDel="00000000" w:rsidP="00000000" w:rsidRDefault="00000000" w:rsidRPr="00000000" w14:paraId="000001B4">
        <w:pPr>
          <w:tabs>
            <w:tab w:val="left" w:leader="none" w:pos="3402"/>
            <w:tab w:val="left" w:leader="none" w:pos="5669"/>
            <w:tab w:val="left" w:leader="none" w:pos="7937"/>
          </w:tabs>
          <w:spacing w:line="276" w:lineRule="auto"/>
          <w:jc w:val="both"/>
          <w:rPr>
            <w:ins w:author="Ngọc Bảo" w:id="37" w:date="2023-11-01T02:39:09Z"/>
            <w:rFonts w:ascii="Cambria Math" w:cs="Cambria Math" w:eastAsia="Cambria Math" w:hAnsi="Cambria Math"/>
            <w:b w:val="1"/>
            <w:sz w:val="28"/>
            <w:szCs w:val="28"/>
            <w:rPrChange w:author="Ngọc Bảo" w:id="38" w:date="2023-11-01T02:39:09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1368625593"/>
            <w:tag w:val="goog_rdk_1563"/>
          </w:sdtPr>
          <w:sdtContent>
            <w:ins w:author="Ngọc Bảo" w:id="37" w:date="2023-11-01T02:39:09Z"/>
            <w:sdt>
              <w:sdtPr>
                <w:id w:val="-1950315568"/>
                <w:tag w:val="goog_rdk_1564"/>
              </w:sdtPr>
              <w:sdtContent>
                <w:ins w:author="Ngọc Bảo" w:id="37" w:date="2023-11-01T02:39:09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Ngọc Bảo" w:id="37" w:date="2023-11-01T02:39:09Z"/>
          </w:sdtContent>
        </w:sdt>
      </w:p>
    </w:sdtContent>
  </w:sdt>
  <w:sdt>
    <w:sdtPr>
      <w:id w:val="-520202436"/>
      <w:tag w:val="goog_rdk_1569"/>
    </w:sdtPr>
    <w:sdtContent>
      <w:p w:rsidR="00000000" w:rsidDel="00000000" w:rsidP="00000000" w:rsidRDefault="00000000" w:rsidRPr="00000000" w14:paraId="000001B5">
        <w:pPr>
          <w:rPr>
            <w:ins w:author="Lê Thị Kim Ngân" w:id="36" w:date="2023-10-31T16:24:36Z"/>
            <w:rFonts w:ascii="Cambria Math" w:cs="Cambria Math" w:eastAsia="Cambria Math" w:hAnsi="Cambria Math"/>
            <w:b w:val="1"/>
            <w:sz w:val="28"/>
            <w:szCs w:val="28"/>
            <w:rPrChange w:author="Ngọc Bảo" w:id="38" w:date="2023-11-01T02:39:09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246907063"/>
            <w:tag w:val="goog_rdk_1567"/>
          </w:sdtPr>
          <w:sdtContent>
            <w:ins w:author="Lê Thị Kim Ngân" w:id="36" w:date="2023-10-31T16:24:36Z"/>
            <w:sdt>
              <w:sdtPr>
                <w:id w:val="985174328"/>
                <w:tag w:val="goog_rdk_1568"/>
              </w:sdtPr>
              <w:sdtContent>
                <w:ins w:author="Lê Thị Kim Ngân" w:id="36" w:date="2023-10-31T16:24:36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Lê Thị Kim Ngân" w:id="36" w:date="2023-10-31T16:24:36Z"/>
          </w:sdtContent>
        </w:sdt>
      </w:p>
    </w:sdtContent>
  </w:sdt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1374187791"/>
      <w:tag w:val="goog_rdk_1573"/>
    </w:sdtPr>
    <w:sdtContent>
      <w:p w:rsidR="00000000" w:rsidDel="00000000" w:rsidP="00000000" w:rsidRDefault="00000000" w:rsidRPr="00000000" w14:paraId="000001B6">
        <w:pPr>
          <w:rPr>
            <w:ins w:author="giang trịnh" w:id="39" w:date="2025-11-02T12:53:47Z"/>
            <w:rPrChange w:author="giang trịnh" w:id="1" w:date="2025-11-02T12:53:47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35172397"/>
            <w:tag w:val="goog_rdk_1571"/>
          </w:sdtPr>
          <w:sdtContent>
            <w:ins w:author="giang trịnh" w:id="39" w:date="2025-11-02T12:53:47Z"/>
            <w:sdt>
              <w:sdtPr>
                <w:id w:val="918643794"/>
                <w:tag w:val="goog_rdk_1572"/>
              </w:sdtPr>
              <w:sdtContent>
                <w:ins w:author="giang trịnh" w:id="39" w:date="2025-11-02T12:53:47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giang trịnh" w:id="39" w:date="2025-11-02T12:53:47Z"/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11159"/>
    <w:rPr>
      <w:kern w:val="0"/>
      <w:lang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ListParagraphChar" w:customStyle="1">
    <w:name w:val="List Paragraph Char"/>
    <w:aliases w:val="List Paragraph_FS Char,bullet Char,Cita extensa Char,HPL01 Char,Colorful List - Accent 13 Char"/>
    <w:link w:val="ListParagraph"/>
    <w:uiPriority w:val="34"/>
    <w:qFormat w:val="1"/>
    <w:locked w:val="1"/>
    <w:rsid w:val="006C29D1"/>
    <w:rPr>
      <w:rFonts w:cs="Calibri"/>
    </w:rPr>
  </w:style>
  <w:style w:type="paragraph" w:styleId="ListParagraph">
    <w:name w:val="List Paragraph"/>
    <w:aliases w:val="List Paragraph_FS,bullet,Cita extensa,HPL01,Colorful List - Accent 13"/>
    <w:basedOn w:val="Normal"/>
    <w:link w:val="ListParagraphChar"/>
    <w:uiPriority w:val="34"/>
    <w:qFormat w:val="1"/>
    <w:rsid w:val="006C29D1"/>
    <w:pPr>
      <w:ind w:left="720"/>
      <w:contextualSpacing w:val="1"/>
    </w:pPr>
    <w:rPr>
      <w:rFonts w:cs="Calibri"/>
      <w:kern w:val="2"/>
      <w:lang w:val="en-VN"/>
    </w:rPr>
  </w:style>
  <w:style w:type="paragraph" w:styleId="Header">
    <w:name w:val="header"/>
    <w:basedOn w:val="Normal"/>
    <w:link w:val="HeaderChar"/>
    <w:uiPriority w:val="99"/>
    <w:unhideWhenUsed w:val="1"/>
    <w:rsid w:val="006C29D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C29D1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6C29D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C29D1"/>
    <w:rPr>
      <w:kern w:val="0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690386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n-VN"/>
    </w:rPr>
  </w:style>
  <w:style w:type="table" w:styleId="TableGrid">
    <w:name w:val="Table Grid"/>
    <w:basedOn w:val="TableNormal"/>
    <w:uiPriority w:val="39"/>
    <w:rsid w:val="00DB0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Cu1" w:customStyle="1">
    <w:name w:val="Câu 1"/>
    <w:uiPriority w:val="99"/>
    <w:rsid w:val="005F0A9A"/>
    <w:pPr>
      <w:numPr>
        <w:numId w:val="9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7RFjL+pAs5IOGbGKJYVXB7o5Pg==">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xEsMECAUyvgQKCwoDYl9hEgQIAyAACg4KBGJfZ2YSBggBEgIlMQoPCgRiX2dzEgcIARID4peLCgwKBGJfZ3QSBAgDIAkKFAoFYl9pZmwSCwgEKQAAAAAAAEtAChMKBGJfaWwSCwgEKQAAAAAAAF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yEsMECAUyvgQKCwoDYl9hEgQIAyAACg4KBGJfZ2YSBggBEgIlMgoPCgRiX2dzEgcIARID4pagCgwKBGJfZ3QSBAgDIAkKFAoFYl9pZmwSCwgEKQAAAAAAgFZAChMKBGJfaWwSCwgEKQAAAAAAAFt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zEsMECAUyvgQKCwoDYl9hEgQIAyAACg4KBGJfZ2YSBggBEgIlMwoPCgRiX2dzEgcIARID4pePCgwKBGJfZ3QSBAgDIAkKFAoFYl9pZmwSCwgEKQAAAAAAgF9AChMKBGJfaWwSCwgEKQAAAAAAAG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80EsMECAUyvgQKCwoDYl9hEgQIAyAACg4KBGJfZ2YSBggBEgIlNAoPCgRiX2dzEgcIARID4peLCgwKBGJfZ3QSBAgDIAkKFAoFYl9pZmwSCwgEKQAAAAAAQGRAChMKBGJfaWwSCwgEKQAAAAAAgGZ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81EsMECAUyvgQKCwoDYl9hEgQIAyAACg4KBGJfZ2YSBggBEgIlNQoPCgRiX2dzEgcIARID4pagCgwKBGJfZ3QSBAgDIAkKFAoFYl9pZmwSCwgEKQAAAAAAwGhAChMKBGJfaWwSCwgEKQAAAAAAAGt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82EsMECAUyvgQKCwoDYl9hEgQIAyAACg4KBGJfZ2YSBggBEgIlNgoPCgRiX2dzEgcIARID4pePCgwKBGJfZ3QSBAgDIAkKFAoFYl9pZmwSCwgEKQAAAAAAQG1AChMKBGJfaWwSCwgEKQAAAAAAgG9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83EsMECAUyvgQKCwoDYl9hEgQIAyAACg4KBGJfZ2YSBggBEgIlNwoPCgRiX2dzEgcIARID4peLCgwKBGJfZ3QSBAgDIAkKFAoFYl9pZmwSCwgEKQAAAAAA4HBAChMKBGJfaWwSCwgEKQAAAAAAAH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wECgRubF84EsMECAUyvgQKCwoDYl9hEgQIAyAACg4KBGJfZ2YSBggBEgIlOAoPCgRiX2dzEgcIARID4pagCgwKBGJfZ3QSBAgDIAkKFAoFYl9pZmwSCwgEKQAAAAAAIHNAChMKBGJfaWwSCwgEKQAAAAAAQHR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2023-10-20T21:22:00Z</dcterms:created>
  <dc:creator>Trương Đoàn Vũ</dc:creator>
</cp:coreProperties>
</file>